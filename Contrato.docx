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EC0352" w14:textId="037178A3" w:rsidR="00241520" w:rsidRPr="00631326" w:rsidRDefault="00241520" w:rsidP="00631326">
      <w:pPr>
        <w:spacing w:line="276" w:lineRule="auto"/>
        <w:jc w:val="both"/>
        <w:rPr>
          <w:rFonts w:ascii="Cambria" w:hAnsi="Cambria"/>
          <w:b/>
          <w:sz w:val="24"/>
          <w:szCs w:val="24"/>
        </w:rPr>
      </w:pPr>
      <w:r w:rsidRPr="00631326">
        <w:rPr>
          <w:rFonts w:ascii="Cambria" w:hAnsi="Cambria"/>
          <w:b/>
          <w:sz w:val="24"/>
          <w:szCs w:val="24"/>
        </w:rPr>
        <w:t>CONTRATO DE ASESORAMIENTO Y REPRESENTACIÓN DEPORTIVA MAD ABOUT SOCCER “</w:t>
      </w:r>
      <w:r w:rsidR="00E0676B" w:rsidRPr="00631326">
        <w:rPr>
          <w:rFonts w:ascii="Cambria" w:hAnsi="Cambria"/>
          <w:b/>
          <w:sz w:val="24"/>
          <w:szCs w:val="24"/>
        </w:rPr>
        <w:t>BASIC</w:t>
      </w:r>
      <w:r w:rsidRPr="00631326">
        <w:rPr>
          <w:rFonts w:ascii="Cambria" w:hAnsi="Cambria"/>
          <w:b/>
          <w:sz w:val="24"/>
          <w:szCs w:val="24"/>
        </w:rPr>
        <w:t>”</w:t>
      </w:r>
      <w:r w:rsidR="007401EE" w:rsidRPr="00631326">
        <w:rPr>
          <w:rFonts w:ascii="Cambria" w:hAnsi="Cambria"/>
          <w:b/>
          <w:sz w:val="24"/>
          <w:szCs w:val="24"/>
        </w:rPr>
        <w:t xml:space="preserve"> </w:t>
      </w:r>
    </w:p>
    <w:p w14:paraId="47CD4E53" w14:textId="77777777" w:rsidR="00241520" w:rsidRPr="00631326" w:rsidRDefault="00241520" w:rsidP="00631326">
      <w:pPr>
        <w:spacing w:line="276" w:lineRule="auto"/>
        <w:jc w:val="both"/>
        <w:rPr>
          <w:rFonts w:ascii="Cambria" w:hAnsi="Cambria"/>
          <w:sz w:val="24"/>
          <w:szCs w:val="24"/>
        </w:rPr>
      </w:pPr>
    </w:p>
    <w:p w14:paraId="27198B9B" w14:textId="7E40119B" w:rsidR="00AE6BF5" w:rsidRPr="00631326" w:rsidRDefault="00EB0397" w:rsidP="00631326">
      <w:pPr>
        <w:spacing w:line="276" w:lineRule="auto"/>
        <w:jc w:val="right"/>
        <w:rPr>
          <w:rFonts w:ascii="Cambria" w:hAnsi="Cambria"/>
          <w:sz w:val="24"/>
          <w:szCs w:val="24"/>
        </w:rPr>
      </w:pPr>
      <w:r w:rsidRPr="00631326">
        <w:rPr>
          <w:rFonts w:ascii="Cambria" w:hAnsi="Cambria"/>
          <w:sz w:val="24"/>
          <w:szCs w:val="24"/>
        </w:rPr>
        <w:t xml:space="preserve">En </w:t>
      </w:r>
      <w:r w:rsidR="00EC5742" w:rsidRPr="00631326">
        <w:rPr>
          <w:rFonts w:ascii="Cambria" w:hAnsi="Cambria"/>
          <w:sz w:val="24"/>
          <w:szCs w:val="24"/>
        </w:rPr>
        <w:t>Madrid</w:t>
      </w:r>
      <w:r w:rsidRPr="00631326">
        <w:rPr>
          <w:rFonts w:ascii="Cambria" w:hAnsi="Cambria"/>
          <w:sz w:val="24"/>
          <w:szCs w:val="24"/>
        </w:rPr>
        <w:t>, a</w:t>
      </w:r>
      <w:r w:rsidR="009E29AC">
        <w:rPr>
          <w:rFonts w:ascii="Cambria" w:hAnsi="Cambria"/>
          <w:sz w:val="24"/>
          <w:szCs w:val="24"/>
        </w:rPr>
        <w:t xml:space="preserve"> 7</w:t>
      </w:r>
      <w:r w:rsidR="00A44AC8" w:rsidRPr="00631326">
        <w:rPr>
          <w:rFonts w:ascii="Cambria" w:hAnsi="Cambria"/>
          <w:sz w:val="24"/>
          <w:szCs w:val="24"/>
        </w:rPr>
        <w:t xml:space="preserve"> </w:t>
      </w:r>
      <w:r w:rsidRPr="00631326">
        <w:rPr>
          <w:rFonts w:ascii="Cambria" w:hAnsi="Cambria"/>
          <w:sz w:val="24"/>
          <w:szCs w:val="24"/>
        </w:rPr>
        <w:t>de</w:t>
      </w:r>
      <w:r w:rsidR="009E29AC">
        <w:rPr>
          <w:rFonts w:ascii="Cambria" w:hAnsi="Cambria"/>
          <w:sz w:val="24"/>
          <w:szCs w:val="24"/>
        </w:rPr>
        <w:t xml:space="preserve"> </w:t>
      </w:r>
      <w:r w:rsidR="00AB4889">
        <w:rPr>
          <w:rFonts w:ascii="Cambria" w:hAnsi="Cambria"/>
          <w:sz w:val="24"/>
          <w:szCs w:val="24"/>
        </w:rPr>
        <w:t>s</w:t>
      </w:r>
      <w:r w:rsidR="009E29AC">
        <w:rPr>
          <w:rFonts w:ascii="Cambria" w:hAnsi="Cambria"/>
          <w:sz w:val="24"/>
          <w:szCs w:val="24"/>
        </w:rPr>
        <w:t>ep</w:t>
      </w:r>
      <w:r w:rsidR="00FC4801">
        <w:rPr>
          <w:rFonts w:ascii="Cambria" w:hAnsi="Cambria"/>
          <w:sz w:val="24"/>
          <w:szCs w:val="24"/>
        </w:rPr>
        <w:t>tiembre</w:t>
      </w:r>
      <w:r w:rsidRPr="00631326">
        <w:rPr>
          <w:rFonts w:ascii="Cambria" w:hAnsi="Cambria"/>
          <w:sz w:val="24"/>
          <w:szCs w:val="24"/>
        </w:rPr>
        <w:t xml:space="preserve"> de</w:t>
      </w:r>
      <w:r w:rsidR="009E29AC">
        <w:rPr>
          <w:rFonts w:ascii="Cambria" w:hAnsi="Cambria"/>
          <w:sz w:val="24"/>
          <w:szCs w:val="24"/>
        </w:rPr>
        <w:t xml:space="preserve"> 2022</w:t>
      </w:r>
    </w:p>
    <w:p w14:paraId="15E429B4" w14:textId="77777777" w:rsidR="00AE6BF5" w:rsidRDefault="00AE6BF5" w:rsidP="00631326">
      <w:pPr>
        <w:spacing w:line="276" w:lineRule="auto"/>
        <w:jc w:val="center"/>
        <w:rPr>
          <w:rFonts w:ascii="Cambria" w:hAnsi="Cambria"/>
          <w:b/>
          <w:sz w:val="24"/>
          <w:szCs w:val="24"/>
        </w:rPr>
      </w:pPr>
      <w:r w:rsidRPr="00631326">
        <w:rPr>
          <w:rFonts w:ascii="Cambria" w:hAnsi="Cambria"/>
          <w:b/>
          <w:sz w:val="24"/>
          <w:szCs w:val="24"/>
        </w:rPr>
        <w:t>REUNIDOS</w:t>
      </w:r>
    </w:p>
    <w:p w14:paraId="431BDCE7" w14:textId="77777777" w:rsidR="00631326" w:rsidRPr="00631326" w:rsidRDefault="00631326" w:rsidP="00631326">
      <w:pPr>
        <w:spacing w:line="276" w:lineRule="auto"/>
        <w:jc w:val="center"/>
        <w:rPr>
          <w:rFonts w:ascii="Cambria" w:hAnsi="Cambria"/>
          <w:b/>
          <w:sz w:val="24"/>
          <w:szCs w:val="24"/>
        </w:rPr>
      </w:pPr>
    </w:p>
    <w:p w14:paraId="1782AC90" w14:textId="390E0EB7" w:rsidR="00EB0397" w:rsidRDefault="00EB0397" w:rsidP="00631326">
      <w:pPr>
        <w:spacing w:line="276" w:lineRule="auto"/>
        <w:jc w:val="both"/>
        <w:rPr>
          <w:rFonts w:ascii="Cambria" w:hAnsi="Cambria"/>
          <w:sz w:val="24"/>
          <w:szCs w:val="24"/>
        </w:rPr>
      </w:pPr>
      <w:r w:rsidRPr="00631326">
        <w:rPr>
          <w:rFonts w:ascii="Cambria" w:hAnsi="Cambria"/>
          <w:sz w:val="24"/>
          <w:szCs w:val="24"/>
        </w:rPr>
        <w:t xml:space="preserve">De una parte, </w:t>
      </w:r>
      <w:r w:rsidR="00EC5742" w:rsidRPr="00631326">
        <w:rPr>
          <w:rFonts w:ascii="Cambria" w:hAnsi="Cambria"/>
          <w:b/>
          <w:sz w:val="24"/>
          <w:szCs w:val="24"/>
        </w:rPr>
        <w:t>MAD ABOUT SOCCER, S.L.,</w:t>
      </w:r>
      <w:r w:rsidR="00EC5742" w:rsidRPr="00631326">
        <w:rPr>
          <w:rFonts w:ascii="Cambria" w:hAnsi="Cambria"/>
          <w:sz w:val="24"/>
          <w:szCs w:val="24"/>
        </w:rPr>
        <w:t xml:space="preserve"> con C.I.F. nº B87663605, y domicilio en 28010 Madrid, calle General Martínez Campos, nº 36, bajo C, representada por</w:t>
      </w:r>
      <w:r w:rsidR="006E05D5" w:rsidRPr="00631326">
        <w:rPr>
          <w:rFonts w:ascii="Cambria" w:hAnsi="Cambria"/>
          <w:sz w:val="24"/>
          <w:szCs w:val="24"/>
        </w:rPr>
        <w:t xml:space="preserve"> Don </w:t>
      </w:r>
      <w:r w:rsidR="005E2C54" w:rsidRPr="00631326">
        <w:rPr>
          <w:rFonts w:ascii="Cambria" w:hAnsi="Cambria"/>
          <w:sz w:val="24"/>
          <w:szCs w:val="24"/>
        </w:rPr>
        <w:t xml:space="preserve">Ernesto </w:t>
      </w:r>
      <w:proofErr w:type="spellStart"/>
      <w:r w:rsidR="005E2C54" w:rsidRPr="00631326">
        <w:rPr>
          <w:rFonts w:ascii="Cambria" w:hAnsi="Cambria"/>
          <w:sz w:val="24"/>
          <w:szCs w:val="24"/>
        </w:rPr>
        <w:t>Daubar</w:t>
      </w:r>
      <w:proofErr w:type="spellEnd"/>
      <w:r w:rsidR="005E2C54" w:rsidRPr="00631326">
        <w:rPr>
          <w:rFonts w:ascii="Cambria" w:hAnsi="Cambria"/>
          <w:sz w:val="24"/>
          <w:szCs w:val="24"/>
        </w:rPr>
        <w:t xml:space="preserve"> </w:t>
      </w:r>
      <w:proofErr w:type="spellStart"/>
      <w:r w:rsidR="005E2C54" w:rsidRPr="00631326">
        <w:rPr>
          <w:rFonts w:ascii="Cambria" w:hAnsi="Cambria"/>
          <w:sz w:val="24"/>
          <w:szCs w:val="24"/>
        </w:rPr>
        <w:t>Madueño</w:t>
      </w:r>
      <w:proofErr w:type="spellEnd"/>
      <w:r w:rsidR="005E2C54" w:rsidRPr="00631326">
        <w:rPr>
          <w:rFonts w:ascii="Cambria" w:hAnsi="Cambria"/>
          <w:sz w:val="24"/>
          <w:szCs w:val="24"/>
        </w:rPr>
        <w:t xml:space="preserve"> 34.027.004-E y asistido por el</w:t>
      </w:r>
      <w:r w:rsidR="00631326">
        <w:rPr>
          <w:rFonts w:ascii="Cambria" w:hAnsi="Cambria"/>
          <w:sz w:val="24"/>
          <w:szCs w:val="24"/>
        </w:rPr>
        <w:t xml:space="preserve"> despacho profesional RCG ABOGADOS &amp; ECONOMISTAS, representado en este acto por el letrado D. Luis D. </w:t>
      </w:r>
      <w:proofErr w:type="spellStart"/>
      <w:r w:rsidR="00631326">
        <w:rPr>
          <w:rFonts w:ascii="Cambria" w:hAnsi="Cambria"/>
          <w:sz w:val="24"/>
          <w:szCs w:val="24"/>
        </w:rPr>
        <w:t>Ramajo</w:t>
      </w:r>
      <w:proofErr w:type="spellEnd"/>
      <w:r w:rsidR="00631326">
        <w:rPr>
          <w:rFonts w:ascii="Cambria" w:hAnsi="Cambria"/>
          <w:sz w:val="24"/>
          <w:szCs w:val="24"/>
        </w:rPr>
        <w:t xml:space="preserve"> Díaz, </w:t>
      </w:r>
      <w:r w:rsidR="005E2C54" w:rsidRPr="00631326">
        <w:rPr>
          <w:rFonts w:ascii="Cambria" w:hAnsi="Cambria"/>
          <w:sz w:val="24"/>
          <w:szCs w:val="24"/>
        </w:rPr>
        <w:t xml:space="preserve">colegiado del Ilustre Colegio de Abogados de Madrid, </w:t>
      </w:r>
      <w:r w:rsidRPr="00631326">
        <w:rPr>
          <w:rFonts w:ascii="Cambria" w:hAnsi="Cambria"/>
          <w:sz w:val="24"/>
          <w:szCs w:val="24"/>
        </w:rPr>
        <w:t xml:space="preserve">en adelante El </w:t>
      </w:r>
      <w:r w:rsidR="00EC5742" w:rsidRPr="00631326">
        <w:rPr>
          <w:rFonts w:ascii="Cambria" w:hAnsi="Cambria"/>
          <w:sz w:val="24"/>
          <w:szCs w:val="24"/>
        </w:rPr>
        <w:t>Representante.</w:t>
      </w:r>
    </w:p>
    <w:p w14:paraId="6B575C9E" w14:textId="77777777" w:rsidR="00631326" w:rsidRPr="00631326" w:rsidRDefault="00631326" w:rsidP="00631326">
      <w:pPr>
        <w:spacing w:line="276" w:lineRule="auto"/>
        <w:jc w:val="both"/>
        <w:rPr>
          <w:rFonts w:ascii="Cambria" w:hAnsi="Cambria"/>
          <w:sz w:val="24"/>
          <w:szCs w:val="24"/>
        </w:rPr>
      </w:pPr>
    </w:p>
    <w:p w14:paraId="0534DB5A" w14:textId="07E467E0" w:rsidR="00D87B88" w:rsidRDefault="00596ECA" w:rsidP="00631326">
      <w:pPr>
        <w:spacing w:line="276" w:lineRule="auto"/>
        <w:jc w:val="both"/>
        <w:rPr>
          <w:rFonts w:ascii="Cambria" w:hAnsi="Cambria"/>
          <w:sz w:val="24"/>
          <w:szCs w:val="24"/>
        </w:rPr>
      </w:pPr>
      <w:r w:rsidRPr="00631326">
        <w:rPr>
          <w:rFonts w:ascii="Cambria" w:hAnsi="Cambria"/>
          <w:sz w:val="24"/>
          <w:szCs w:val="24"/>
        </w:rPr>
        <w:t>De otra parte, D</w:t>
      </w:r>
      <w:r w:rsidR="00154FC2" w:rsidRPr="00631326">
        <w:rPr>
          <w:rFonts w:ascii="Cambria" w:hAnsi="Cambria"/>
          <w:sz w:val="24"/>
          <w:szCs w:val="24"/>
        </w:rPr>
        <w:t xml:space="preserve">on </w:t>
      </w:r>
      <w:r w:rsidR="009E29AC">
        <w:rPr>
          <w:rFonts w:ascii="Cambria" w:hAnsi="Cambria"/>
          <w:sz w:val="24"/>
          <w:szCs w:val="24"/>
        </w:rPr>
        <w:t xml:space="preserve">Manuela Grau </w:t>
      </w:r>
      <w:proofErr w:type="spellStart"/>
      <w:r w:rsidR="009E29AC">
        <w:rPr>
          <w:rFonts w:ascii="Cambria" w:hAnsi="Cambria"/>
          <w:sz w:val="24"/>
          <w:szCs w:val="24"/>
        </w:rPr>
        <w:t>Garci</w:t>
      </w:r>
      <w:bookmarkStart w:id="0" w:name="_GoBack"/>
      <w:bookmarkEnd w:id="0"/>
      <w:r w:rsidR="009E29AC">
        <w:rPr>
          <w:rFonts w:ascii="Cambria" w:hAnsi="Cambria"/>
          <w:sz w:val="24"/>
          <w:szCs w:val="24"/>
        </w:rPr>
        <w:t>a</w:t>
      </w:r>
      <w:proofErr w:type="spellEnd"/>
      <w:r w:rsidR="00EC5742" w:rsidRPr="00631326">
        <w:rPr>
          <w:rFonts w:ascii="Cambria" w:hAnsi="Cambria"/>
          <w:sz w:val="24"/>
          <w:szCs w:val="24"/>
        </w:rPr>
        <w:t xml:space="preserve"> mayor de edad, con N.I.F. nº </w:t>
      </w:r>
      <w:r w:rsidR="009E29AC">
        <w:rPr>
          <w:rFonts w:ascii="Cambria" w:hAnsi="Cambria"/>
          <w:sz w:val="24"/>
          <w:szCs w:val="24"/>
        </w:rPr>
        <w:t>22979155</w:t>
      </w:r>
      <w:proofErr w:type="gramStart"/>
      <w:r w:rsidR="009E29AC">
        <w:rPr>
          <w:rFonts w:ascii="Cambria" w:hAnsi="Cambria"/>
          <w:sz w:val="24"/>
          <w:szCs w:val="24"/>
        </w:rPr>
        <w:t>Q ,</w:t>
      </w:r>
      <w:proofErr w:type="gramEnd"/>
      <w:r w:rsidR="00EC5742" w:rsidRPr="00631326">
        <w:rPr>
          <w:rFonts w:ascii="Cambria" w:hAnsi="Cambria"/>
          <w:sz w:val="24"/>
          <w:szCs w:val="24"/>
        </w:rPr>
        <w:t xml:space="preserve"> y domicilio en </w:t>
      </w:r>
      <w:r w:rsidR="009E29AC">
        <w:rPr>
          <w:rFonts w:ascii="Cambria" w:hAnsi="Cambria"/>
          <w:sz w:val="24"/>
          <w:szCs w:val="24"/>
        </w:rPr>
        <w:t>Fuente Ovejuna 1062, Las Condes, Chile,</w:t>
      </w:r>
      <w:r w:rsidR="00EC5742" w:rsidRPr="00631326">
        <w:rPr>
          <w:rFonts w:ascii="Cambria" w:hAnsi="Cambria"/>
          <w:sz w:val="24"/>
          <w:szCs w:val="24"/>
        </w:rPr>
        <w:t xml:space="preserve"> </w:t>
      </w:r>
      <w:r w:rsidR="00D87B88" w:rsidRPr="00631326">
        <w:rPr>
          <w:rFonts w:ascii="Cambria" w:hAnsi="Cambria"/>
          <w:sz w:val="24"/>
          <w:szCs w:val="24"/>
        </w:rPr>
        <w:t>(en adelante “El Jugador”).</w:t>
      </w:r>
    </w:p>
    <w:p w14:paraId="118906F2" w14:textId="77777777" w:rsidR="00631326" w:rsidRPr="00631326" w:rsidRDefault="00631326" w:rsidP="00631326">
      <w:pPr>
        <w:spacing w:line="276" w:lineRule="auto"/>
        <w:jc w:val="both"/>
        <w:rPr>
          <w:rFonts w:ascii="Cambria" w:hAnsi="Cambria"/>
          <w:sz w:val="24"/>
          <w:szCs w:val="24"/>
        </w:rPr>
      </w:pPr>
    </w:p>
    <w:p w14:paraId="740F7A3A" w14:textId="24F3CD6E" w:rsidR="008F72F0" w:rsidRDefault="008F72F0" w:rsidP="00631326">
      <w:pPr>
        <w:spacing w:line="276" w:lineRule="auto"/>
        <w:jc w:val="both"/>
        <w:rPr>
          <w:rFonts w:ascii="Cambria" w:hAnsi="Cambria"/>
          <w:sz w:val="24"/>
          <w:szCs w:val="24"/>
        </w:rPr>
      </w:pPr>
      <w:r w:rsidRPr="00631326">
        <w:rPr>
          <w:rFonts w:ascii="Cambria" w:hAnsi="Cambria"/>
          <w:sz w:val="24"/>
          <w:szCs w:val="24"/>
        </w:rPr>
        <w:t xml:space="preserve">RECONOCIÉNDOSE mutuamente la capacidad legal necesaria para </w:t>
      </w:r>
      <w:r w:rsidR="009761B5" w:rsidRPr="00631326">
        <w:rPr>
          <w:rFonts w:ascii="Cambria" w:hAnsi="Cambria"/>
          <w:sz w:val="24"/>
          <w:szCs w:val="24"/>
        </w:rPr>
        <w:t>representar</w:t>
      </w:r>
      <w:r w:rsidR="008F3438" w:rsidRPr="00631326">
        <w:rPr>
          <w:rFonts w:ascii="Cambria" w:hAnsi="Cambria"/>
          <w:sz w:val="24"/>
          <w:szCs w:val="24"/>
        </w:rPr>
        <w:t>se</w:t>
      </w:r>
      <w:r w:rsidRPr="00631326">
        <w:rPr>
          <w:rFonts w:ascii="Cambria" w:hAnsi="Cambria"/>
          <w:sz w:val="24"/>
          <w:szCs w:val="24"/>
        </w:rPr>
        <w:t xml:space="preserve"> y obligarse, y la suficiente para lo que es objeto del presente acto, en las respectivas calidades con que actúan, de su libre y espontánea voluntad,</w:t>
      </w:r>
    </w:p>
    <w:p w14:paraId="50DC3AF8" w14:textId="77777777" w:rsidR="00631326" w:rsidRPr="00631326" w:rsidRDefault="00631326" w:rsidP="00631326">
      <w:pPr>
        <w:spacing w:line="276" w:lineRule="auto"/>
        <w:jc w:val="both"/>
        <w:rPr>
          <w:rFonts w:ascii="Cambria" w:hAnsi="Cambria"/>
          <w:sz w:val="24"/>
          <w:szCs w:val="24"/>
        </w:rPr>
      </w:pPr>
    </w:p>
    <w:p w14:paraId="387C9BAA" w14:textId="623DCB05" w:rsidR="00AE6BF5" w:rsidRPr="00631326" w:rsidRDefault="00AE6BF5" w:rsidP="00631326">
      <w:pPr>
        <w:spacing w:line="276" w:lineRule="auto"/>
        <w:jc w:val="center"/>
        <w:rPr>
          <w:rFonts w:ascii="Cambria" w:hAnsi="Cambria"/>
          <w:b/>
          <w:sz w:val="24"/>
          <w:szCs w:val="24"/>
        </w:rPr>
      </w:pPr>
      <w:r w:rsidRPr="00631326">
        <w:rPr>
          <w:rFonts w:ascii="Cambria" w:hAnsi="Cambria"/>
          <w:b/>
          <w:sz w:val="24"/>
          <w:szCs w:val="24"/>
        </w:rPr>
        <w:t>MANIFIESTAN</w:t>
      </w:r>
    </w:p>
    <w:p w14:paraId="2BCF19C1" w14:textId="77777777" w:rsidR="00631326" w:rsidRPr="00631326" w:rsidRDefault="00631326" w:rsidP="00631326">
      <w:pPr>
        <w:spacing w:line="276" w:lineRule="auto"/>
        <w:jc w:val="both"/>
        <w:rPr>
          <w:rFonts w:ascii="Cambria" w:hAnsi="Cambria"/>
          <w:sz w:val="24"/>
          <w:szCs w:val="24"/>
        </w:rPr>
      </w:pPr>
    </w:p>
    <w:p w14:paraId="77529867" w14:textId="075938CE" w:rsidR="00EC5742" w:rsidRDefault="00EC5742" w:rsidP="00631326">
      <w:pPr>
        <w:spacing w:line="276" w:lineRule="auto"/>
        <w:jc w:val="both"/>
        <w:rPr>
          <w:rFonts w:ascii="Cambria" w:hAnsi="Cambria"/>
          <w:sz w:val="24"/>
          <w:szCs w:val="24"/>
        </w:rPr>
      </w:pPr>
      <w:r w:rsidRPr="00631326">
        <w:rPr>
          <w:rFonts w:ascii="Cambria" w:hAnsi="Cambria"/>
          <w:b/>
          <w:sz w:val="24"/>
          <w:szCs w:val="24"/>
        </w:rPr>
        <w:t>I.-</w:t>
      </w:r>
      <w:r w:rsidRPr="00631326">
        <w:rPr>
          <w:rFonts w:ascii="Cambria" w:hAnsi="Cambria"/>
          <w:sz w:val="24"/>
          <w:szCs w:val="24"/>
        </w:rPr>
        <w:t xml:space="preserve"> Que MAD ABOUT SOCCER es una Entidad cuya actividad es el más amplio asesoramiento de jóvenes deportistas, orientándoles sobre las mejores oportunidades para su desarrollo deportivo.</w:t>
      </w:r>
    </w:p>
    <w:p w14:paraId="1EF650F4" w14:textId="77777777" w:rsidR="00631326" w:rsidRPr="00631326" w:rsidRDefault="00631326" w:rsidP="00631326">
      <w:pPr>
        <w:spacing w:line="276" w:lineRule="auto"/>
        <w:jc w:val="both"/>
        <w:rPr>
          <w:rFonts w:ascii="Cambria" w:hAnsi="Cambria"/>
          <w:sz w:val="24"/>
          <w:szCs w:val="24"/>
        </w:rPr>
      </w:pPr>
    </w:p>
    <w:p w14:paraId="04001B80" w14:textId="77777777" w:rsidR="00631326" w:rsidRDefault="00EC5742" w:rsidP="00631326">
      <w:pPr>
        <w:spacing w:line="276" w:lineRule="auto"/>
        <w:jc w:val="both"/>
        <w:rPr>
          <w:rFonts w:ascii="Cambria" w:hAnsi="Cambria"/>
          <w:sz w:val="24"/>
          <w:szCs w:val="24"/>
        </w:rPr>
      </w:pPr>
      <w:r w:rsidRPr="00631326">
        <w:rPr>
          <w:rFonts w:ascii="Cambria" w:hAnsi="Cambria"/>
          <w:b/>
          <w:sz w:val="24"/>
          <w:szCs w:val="24"/>
        </w:rPr>
        <w:t>II.-</w:t>
      </w:r>
      <w:r w:rsidRPr="00631326">
        <w:rPr>
          <w:rFonts w:ascii="Cambria" w:hAnsi="Cambria"/>
          <w:sz w:val="24"/>
          <w:szCs w:val="24"/>
        </w:rPr>
        <w:t xml:space="preserve"> Que estando </w:t>
      </w:r>
      <w:r w:rsidR="00B40321" w:rsidRPr="00631326">
        <w:rPr>
          <w:rFonts w:ascii="Cambria" w:hAnsi="Cambria"/>
          <w:sz w:val="24"/>
          <w:szCs w:val="24"/>
        </w:rPr>
        <w:t>“el jugador”</w:t>
      </w:r>
      <w:r w:rsidR="005374D0" w:rsidRPr="00631326">
        <w:rPr>
          <w:rFonts w:ascii="Cambria" w:hAnsi="Cambria"/>
          <w:sz w:val="24"/>
          <w:szCs w:val="24"/>
        </w:rPr>
        <w:t xml:space="preserve"> </w:t>
      </w:r>
      <w:r w:rsidRPr="00631326">
        <w:rPr>
          <w:rFonts w:ascii="Cambria" w:hAnsi="Cambria"/>
          <w:sz w:val="24"/>
          <w:szCs w:val="24"/>
        </w:rPr>
        <w:t>interesado en contratar los servicios de representación y asesoramiento de MAD ABOUT SOCCER</w:t>
      </w:r>
      <w:r w:rsidR="00AB7600" w:rsidRPr="00631326">
        <w:rPr>
          <w:rFonts w:ascii="Cambria" w:hAnsi="Cambria"/>
          <w:sz w:val="24"/>
          <w:szCs w:val="24"/>
        </w:rPr>
        <w:t>,</w:t>
      </w:r>
      <w:r w:rsidRPr="00631326">
        <w:rPr>
          <w:rFonts w:ascii="Cambria" w:hAnsi="Cambria"/>
          <w:sz w:val="24"/>
          <w:szCs w:val="24"/>
        </w:rPr>
        <w:t xml:space="preserve"> lo hace por medio del presente </w:t>
      </w:r>
      <w:r w:rsidRPr="00631326">
        <w:rPr>
          <w:rFonts w:ascii="Cambria" w:hAnsi="Cambria"/>
          <w:b/>
          <w:sz w:val="24"/>
          <w:szCs w:val="24"/>
        </w:rPr>
        <w:t>CONTRATO DE ASESORAMIENTO Y REPRESENTACIÓN DEPORTIVA</w:t>
      </w:r>
      <w:r w:rsidR="00241520" w:rsidRPr="00631326">
        <w:rPr>
          <w:rFonts w:ascii="Cambria" w:hAnsi="Cambria"/>
          <w:sz w:val="24"/>
          <w:szCs w:val="24"/>
        </w:rPr>
        <w:t xml:space="preserve"> (MAD ABOUT SOCCER “</w:t>
      </w:r>
      <w:r w:rsidR="00E0676B" w:rsidRPr="00631326">
        <w:rPr>
          <w:rFonts w:ascii="Cambria" w:hAnsi="Cambria"/>
          <w:sz w:val="24"/>
          <w:szCs w:val="24"/>
        </w:rPr>
        <w:t>BASIC</w:t>
      </w:r>
      <w:r w:rsidR="00241520" w:rsidRPr="00631326">
        <w:rPr>
          <w:rFonts w:ascii="Cambria" w:hAnsi="Cambria"/>
          <w:sz w:val="24"/>
          <w:szCs w:val="24"/>
        </w:rPr>
        <w:t>”)</w:t>
      </w:r>
      <w:r w:rsidRPr="00631326">
        <w:rPr>
          <w:rFonts w:ascii="Cambria" w:hAnsi="Cambria"/>
          <w:sz w:val="24"/>
          <w:szCs w:val="24"/>
        </w:rPr>
        <w:t>, conforme a las siguientes</w:t>
      </w:r>
    </w:p>
    <w:p w14:paraId="0C512E18" w14:textId="77777777" w:rsidR="00631326" w:rsidRDefault="00631326" w:rsidP="00631326">
      <w:pPr>
        <w:spacing w:line="276" w:lineRule="auto"/>
        <w:jc w:val="both"/>
        <w:rPr>
          <w:rFonts w:ascii="Cambria" w:hAnsi="Cambria"/>
          <w:sz w:val="24"/>
          <w:szCs w:val="24"/>
        </w:rPr>
      </w:pPr>
    </w:p>
    <w:p w14:paraId="3BFCBF13" w14:textId="77777777" w:rsidR="00631326" w:rsidRDefault="00631326" w:rsidP="00631326">
      <w:pPr>
        <w:spacing w:line="276" w:lineRule="auto"/>
        <w:jc w:val="both"/>
        <w:rPr>
          <w:rFonts w:ascii="Cambria" w:hAnsi="Cambria"/>
          <w:sz w:val="24"/>
          <w:szCs w:val="24"/>
        </w:rPr>
      </w:pPr>
    </w:p>
    <w:p w14:paraId="6A3B16DD" w14:textId="77777777" w:rsidR="00631326" w:rsidRDefault="00631326" w:rsidP="00631326">
      <w:pPr>
        <w:spacing w:line="276" w:lineRule="auto"/>
        <w:jc w:val="both"/>
        <w:rPr>
          <w:rFonts w:ascii="Cambria" w:hAnsi="Cambria"/>
          <w:sz w:val="24"/>
          <w:szCs w:val="24"/>
        </w:rPr>
      </w:pPr>
    </w:p>
    <w:p w14:paraId="77E909C1" w14:textId="77777777" w:rsidR="00631326" w:rsidRDefault="00631326" w:rsidP="00631326">
      <w:pPr>
        <w:spacing w:line="276" w:lineRule="auto"/>
        <w:jc w:val="both"/>
        <w:rPr>
          <w:rFonts w:ascii="Cambria" w:hAnsi="Cambria"/>
          <w:sz w:val="24"/>
          <w:szCs w:val="24"/>
        </w:rPr>
      </w:pPr>
    </w:p>
    <w:p w14:paraId="4228196A" w14:textId="77777777" w:rsidR="00631326" w:rsidRDefault="00631326" w:rsidP="00631326">
      <w:pPr>
        <w:spacing w:line="276" w:lineRule="auto"/>
        <w:jc w:val="both"/>
        <w:rPr>
          <w:rFonts w:ascii="Cambria" w:hAnsi="Cambria"/>
          <w:sz w:val="24"/>
          <w:szCs w:val="24"/>
        </w:rPr>
      </w:pPr>
    </w:p>
    <w:p w14:paraId="2EF762AF" w14:textId="1487E22E" w:rsidR="00EC5742" w:rsidRPr="00631326" w:rsidRDefault="00631326" w:rsidP="00631326">
      <w:pPr>
        <w:spacing w:line="276" w:lineRule="auto"/>
        <w:jc w:val="center"/>
        <w:rPr>
          <w:rFonts w:ascii="Cambria" w:hAnsi="Cambria"/>
          <w:b/>
          <w:sz w:val="24"/>
          <w:szCs w:val="24"/>
        </w:rPr>
      </w:pPr>
      <w:r>
        <w:rPr>
          <w:rFonts w:ascii="Cambria" w:hAnsi="Cambria"/>
          <w:b/>
          <w:sz w:val="24"/>
          <w:szCs w:val="24"/>
        </w:rPr>
        <w:lastRenderedPageBreak/>
        <w:t>ESTIPULACIONES</w:t>
      </w:r>
    </w:p>
    <w:p w14:paraId="6A8C5B9B" w14:textId="77777777" w:rsidR="00631326" w:rsidRPr="00631326" w:rsidRDefault="00631326" w:rsidP="00631326">
      <w:pPr>
        <w:spacing w:line="276" w:lineRule="auto"/>
        <w:jc w:val="both"/>
        <w:rPr>
          <w:rFonts w:ascii="Cambria" w:hAnsi="Cambria"/>
          <w:sz w:val="24"/>
          <w:szCs w:val="24"/>
        </w:rPr>
      </w:pPr>
    </w:p>
    <w:p w14:paraId="38CAC3F5" w14:textId="1D0792CE" w:rsidR="00614502" w:rsidRPr="00631326" w:rsidRDefault="00614502" w:rsidP="00631326">
      <w:pPr>
        <w:spacing w:line="276" w:lineRule="auto"/>
        <w:jc w:val="both"/>
        <w:rPr>
          <w:rFonts w:ascii="Cambria" w:hAnsi="Cambria"/>
          <w:b/>
          <w:sz w:val="24"/>
          <w:szCs w:val="24"/>
        </w:rPr>
      </w:pPr>
      <w:proofErr w:type="gramStart"/>
      <w:r w:rsidRPr="00631326">
        <w:rPr>
          <w:rFonts w:ascii="Cambria" w:hAnsi="Cambria"/>
          <w:b/>
          <w:sz w:val="24"/>
          <w:szCs w:val="24"/>
          <w:u w:val="single"/>
        </w:rPr>
        <w:t>Primera</w:t>
      </w:r>
      <w:r w:rsidRPr="00631326">
        <w:rPr>
          <w:rFonts w:ascii="Cambria" w:hAnsi="Cambria"/>
          <w:b/>
          <w:sz w:val="24"/>
          <w:szCs w:val="24"/>
        </w:rPr>
        <w:t>.-</w:t>
      </w:r>
      <w:proofErr w:type="gramEnd"/>
      <w:r w:rsidRPr="00631326">
        <w:rPr>
          <w:rFonts w:ascii="Cambria" w:hAnsi="Cambria"/>
          <w:b/>
          <w:sz w:val="24"/>
          <w:szCs w:val="24"/>
        </w:rPr>
        <w:t xml:space="preserve"> Objeto del contrato</w:t>
      </w:r>
      <w:r w:rsidR="00AB7600" w:rsidRPr="00631326">
        <w:rPr>
          <w:rFonts w:ascii="Cambria" w:hAnsi="Cambria"/>
          <w:b/>
          <w:sz w:val="24"/>
          <w:szCs w:val="24"/>
        </w:rPr>
        <w:t xml:space="preserve"> y obligaciones de MAD ABOUT SOCCER.</w:t>
      </w:r>
    </w:p>
    <w:p w14:paraId="5A2433FF" w14:textId="5879A47E" w:rsidR="00614502" w:rsidRPr="00631326" w:rsidRDefault="00614502" w:rsidP="00631326">
      <w:pPr>
        <w:spacing w:line="276" w:lineRule="auto"/>
        <w:jc w:val="both"/>
        <w:rPr>
          <w:rFonts w:ascii="Cambria" w:hAnsi="Cambria"/>
          <w:sz w:val="24"/>
          <w:szCs w:val="24"/>
        </w:rPr>
      </w:pPr>
      <w:r w:rsidRPr="00631326">
        <w:rPr>
          <w:rFonts w:ascii="Cambria" w:hAnsi="Cambria"/>
          <w:sz w:val="24"/>
          <w:szCs w:val="24"/>
        </w:rPr>
        <w:t xml:space="preserve">MAD ABOUT SOCCER prestará para el jugador servicios dirigidos a su promoción y formación integral, </w:t>
      </w:r>
      <w:r w:rsidR="00B871B2" w:rsidRPr="00631326">
        <w:rPr>
          <w:rFonts w:ascii="Cambria" w:hAnsi="Cambria"/>
          <w:sz w:val="24"/>
          <w:szCs w:val="24"/>
        </w:rPr>
        <w:t>asesorándole legalmente y representándole</w:t>
      </w:r>
      <w:r w:rsidRPr="00631326">
        <w:rPr>
          <w:rFonts w:ascii="Cambria" w:hAnsi="Cambria"/>
          <w:sz w:val="24"/>
          <w:szCs w:val="24"/>
        </w:rPr>
        <w:t xml:space="preserve">, consistiendo los </w:t>
      </w:r>
      <w:r w:rsidR="00B871B2" w:rsidRPr="00631326">
        <w:rPr>
          <w:rFonts w:ascii="Cambria" w:hAnsi="Cambria"/>
          <w:sz w:val="24"/>
          <w:szCs w:val="24"/>
        </w:rPr>
        <w:t>servicios</w:t>
      </w:r>
      <w:r w:rsidRPr="00631326">
        <w:rPr>
          <w:rFonts w:ascii="Cambria" w:hAnsi="Cambria"/>
          <w:sz w:val="24"/>
          <w:szCs w:val="24"/>
        </w:rPr>
        <w:t xml:space="preserve"> en:</w:t>
      </w:r>
      <w:r w:rsidR="007401EE" w:rsidRPr="00631326">
        <w:rPr>
          <w:rFonts w:ascii="Cambria" w:hAnsi="Cambria"/>
          <w:sz w:val="24"/>
          <w:szCs w:val="24"/>
        </w:rPr>
        <w:t xml:space="preserve"> </w:t>
      </w:r>
    </w:p>
    <w:p w14:paraId="6104663D" w14:textId="64A42C08" w:rsidR="00AD3672" w:rsidRPr="00FC1059" w:rsidRDefault="00FC1059" w:rsidP="00FC1059">
      <w:pPr>
        <w:pStyle w:val="Prrafodelista"/>
        <w:numPr>
          <w:ilvl w:val="1"/>
          <w:numId w:val="12"/>
        </w:numPr>
        <w:spacing w:line="276" w:lineRule="auto"/>
        <w:jc w:val="both"/>
        <w:rPr>
          <w:rFonts w:ascii="Cambria" w:hAnsi="Cambria"/>
          <w:sz w:val="24"/>
          <w:szCs w:val="24"/>
        </w:rPr>
      </w:pPr>
      <w:r w:rsidRPr="00FC1059">
        <w:rPr>
          <w:rFonts w:ascii="Cambria" w:hAnsi="Cambria"/>
          <w:sz w:val="24"/>
          <w:szCs w:val="24"/>
        </w:rPr>
        <w:t xml:space="preserve"> </w:t>
      </w:r>
      <w:r w:rsidR="00AD3672" w:rsidRPr="00FC1059">
        <w:rPr>
          <w:rFonts w:ascii="Cambria" w:hAnsi="Cambria"/>
          <w:sz w:val="24"/>
          <w:szCs w:val="24"/>
        </w:rPr>
        <w:t>Servicios de asesoramiento jurídico – deportivo.</w:t>
      </w:r>
    </w:p>
    <w:p w14:paraId="4816530B" w14:textId="5AAC34FF" w:rsidR="00AD3672" w:rsidRPr="00631326" w:rsidRDefault="00AD3672" w:rsidP="00631326">
      <w:pPr>
        <w:spacing w:line="276" w:lineRule="auto"/>
        <w:jc w:val="both"/>
        <w:rPr>
          <w:rFonts w:ascii="Cambria" w:hAnsi="Cambria"/>
          <w:sz w:val="24"/>
          <w:szCs w:val="24"/>
        </w:rPr>
      </w:pPr>
    </w:p>
    <w:p w14:paraId="1B79F5AD" w14:textId="3F5C7A9E" w:rsidR="00AD3672" w:rsidRPr="00631326" w:rsidRDefault="00441E94" w:rsidP="00631326">
      <w:pPr>
        <w:pStyle w:val="Prrafodelista"/>
        <w:numPr>
          <w:ilvl w:val="0"/>
          <w:numId w:val="10"/>
        </w:numPr>
        <w:spacing w:line="276" w:lineRule="auto"/>
        <w:jc w:val="both"/>
        <w:rPr>
          <w:rFonts w:ascii="Cambria" w:hAnsi="Cambria"/>
          <w:sz w:val="24"/>
          <w:szCs w:val="24"/>
        </w:rPr>
      </w:pPr>
      <w:r w:rsidRPr="00631326">
        <w:rPr>
          <w:rFonts w:ascii="Cambria" w:hAnsi="Cambria"/>
          <w:sz w:val="24"/>
          <w:szCs w:val="24"/>
        </w:rPr>
        <w:t>Informe simple de scout.</w:t>
      </w:r>
    </w:p>
    <w:p w14:paraId="59D8C59B" w14:textId="59C79EF5" w:rsidR="00441E94" w:rsidRPr="00631326" w:rsidRDefault="00441E94" w:rsidP="00631326">
      <w:pPr>
        <w:pStyle w:val="Prrafodelista"/>
        <w:numPr>
          <w:ilvl w:val="0"/>
          <w:numId w:val="10"/>
        </w:numPr>
        <w:spacing w:line="276" w:lineRule="auto"/>
        <w:jc w:val="both"/>
        <w:rPr>
          <w:rFonts w:ascii="Cambria" w:hAnsi="Cambria"/>
          <w:sz w:val="24"/>
          <w:szCs w:val="24"/>
        </w:rPr>
      </w:pPr>
      <w:r w:rsidRPr="00631326">
        <w:rPr>
          <w:rFonts w:ascii="Cambria" w:hAnsi="Cambria"/>
          <w:sz w:val="24"/>
          <w:szCs w:val="24"/>
        </w:rPr>
        <w:t>Creación de ficha deportiva y fotos.</w:t>
      </w:r>
    </w:p>
    <w:p w14:paraId="38C0135A" w14:textId="7E5754FA" w:rsidR="00083A1A" w:rsidRPr="00631326" w:rsidRDefault="0004156B" w:rsidP="00631326">
      <w:pPr>
        <w:pStyle w:val="Prrafodelista"/>
        <w:numPr>
          <w:ilvl w:val="0"/>
          <w:numId w:val="10"/>
        </w:numPr>
        <w:spacing w:line="276" w:lineRule="auto"/>
        <w:jc w:val="both"/>
        <w:rPr>
          <w:rFonts w:ascii="Cambria" w:hAnsi="Cambria"/>
          <w:sz w:val="24"/>
          <w:szCs w:val="24"/>
        </w:rPr>
      </w:pPr>
      <w:r w:rsidRPr="00631326">
        <w:rPr>
          <w:rFonts w:ascii="Cambria" w:hAnsi="Cambria"/>
          <w:sz w:val="24"/>
          <w:szCs w:val="24"/>
        </w:rPr>
        <w:t>Asesoramiento legal deportivo, que se realizará por medio de correo electrónico</w:t>
      </w:r>
      <w:r w:rsidR="00FC1059">
        <w:rPr>
          <w:rFonts w:ascii="Cambria" w:hAnsi="Cambria"/>
          <w:sz w:val="24"/>
          <w:szCs w:val="24"/>
        </w:rPr>
        <w:t xml:space="preserve"> que deberá dirigirse a la dirección legal@xportsxperts.com</w:t>
      </w:r>
      <w:r w:rsidRPr="00631326">
        <w:rPr>
          <w:rFonts w:ascii="Cambria" w:hAnsi="Cambria"/>
          <w:sz w:val="24"/>
          <w:szCs w:val="24"/>
        </w:rPr>
        <w:t>,</w:t>
      </w:r>
      <w:r w:rsidR="00083A1A" w:rsidRPr="00631326">
        <w:rPr>
          <w:rFonts w:ascii="Cambria" w:hAnsi="Cambria"/>
          <w:sz w:val="24"/>
          <w:szCs w:val="24"/>
        </w:rPr>
        <w:t xml:space="preserve"> y será contestado en plazo máximo de 48 horas</w:t>
      </w:r>
      <w:r w:rsidR="003B7BD4" w:rsidRPr="00631326">
        <w:rPr>
          <w:rFonts w:ascii="Cambria" w:hAnsi="Cambria"/>
          <w:sz w:val="24"/>
          <w:szCs w:val="24"/>
        </w:rPr>
        <w:t>, máximo 3 consultas al año con posibilidad de 1 visita</w:t>
      </w:r>
      <w:r w:rsidR="00133DFA" w:rsidRPr="00631326">
        <w:rPr>
          <w:rFonts w:ascii="Cambria" w:hAnsi="Cambria"/>
          <w:sz w:val="24"/>
          <w:szCs w:val="24"/>
        </w:rPr>
        <w:t xml:space="preserve"> presencial para consulta</w:t>
      </w:r>
      <w:r w:rsidR="003B7BD4" w:rsidRPr="00631326">
        <w:rPr>
          <w:rFonts w:ascii="Cambria" w:hAnsi="Cambria"/>
          <w:sz w:val="24"/>
          <w:szCs w:val="24"/>
        </w:rPr>
        <w:t xml:space="preserve"> a la sede </w:t>
      </w:r>
      <w:r w:rsidR="002948D9" w:rsidRPr="00631326">
        <w:rPr>
          <w:rFonts w:ascii="Cambria" w:hAnsi="Cambria"/>
          <w:sz w:val="24"/>
          <w:szCs w:val="24"/>
        </w:rPr>
        <w:t xml:space="preserve">de </w:t>
      </w:r>
      <w:proofErr w:type="spellStart"/>
      <w:r w:rsidR="00AA1C65" w:rsidRPr="00631326">
        <w:rPr>
          <w:rFonts w:ascii="Cambria" w:hAnsi="Cambria"/>
          <w:sz w:val="24"/>
          <w:szCs w:val="24"/>
        </w:rPr>
        <w:t>Mad</w:t>
      </w:r>
      <w:proofErr w:type="spellEnd"/>
      <w:r w:rsidR="00AA1C65" w:rsidRPr="00631326">
        <w:rPr>
          <w:rFonts w:ascii="Cambria" w:hAnsi="Cambria"/>
          <w:sz w:val="24"/>
          <w:szCs w:val="24"/>
        </w:rPr>
        <w:t xml:space="preserve"> </w:t>
      </w:r>
      <w:proofErr w:type="spellStart"/>
      <w:r w:rsidR="00AA1C65" w:rsidRPr="00631326">
        <w:rPr>
          <w:rFonts w:ascii="Cambria" w:hAnsi="Cambria"/>
          <w:sz w:val="24"/>
          <w:szCs w:val="24"/>
        </w:rPr>
        <w:t>About</w:t>
      </w:r>
      <w:proofErr w:type="spellEnd"/>
      <w:r w:rsidR="00AA1C65" w:rsidRPr="00631326">
        <w:rPr>
          <w:rFonts w:ascii="Cambria" w:hAnsi="Cambria"/>
          <w:sz w:val="24"/>
          <w:szCs w:val="24"/>
        </w:rPr>
        <w:t xml:space="preserve"> Soccer, disponiendo de un equi</w:t>
      </w:r>
      <w:r w:rsidR="0089049C" w:rsidRPr="00631326">
        <w:rPr>
          <w:rFonts w:ascii="Cambria" w:hAnsi="Cambria"/>
          <w:sz w:val="24"/>
          <w:szCs w:val="24"/>
        </w:rPr>
        <w:t>po de Abogados expertos en Derecho Deportivo.</w:t>
      </w:r>
    </w:p>
    <w:p w14:paraId="5A29F3C5" w14:textId="78E915E2" w:rsidR="0004156B" w:rsidRPr="00631326" w:rsidRDefault="00587731" w:rsidP="00631326">
      <w:pPr>
        <w:pStyle w:val="Prrafodelista"/>
        <w:numPr>
          <w:ilvl w:val="0"/>
          <w:numId w:val="10"/>
        </w:numPr>
        <w:spacing w:line="276" w:lineRule="auto"/>
        <w:jc w:val="both"/>
        <w:rPr>
          <w:rFonts w:ascii="Cambria" w:hAnsi="Cambria"/>
          <w:sz w:val="24"/>
          <w:szCs w:val="24"/>
        </w:rPr>
      </w:pPr>
      <w:r w:rsidRPr="00631326">
        <w:rPr>
          <w:rFonts w:ascii="Cambria" w:hAnsi="Cambria"/>
          <w:sz w:val="24"/>
          <w:szCs w:val="24"/>
        </w:rPr>
        <w:t>Seguimiento y apoyo en redes sociales.</w:t>
      </w:r>
    </w:p>
    <w:p w14:paraId="3D4C18FB" w14:textId="5C9FEF5A" w:rsidR="00AD3672" w:rsidRPr="00631326" w:rsidRDefault="00AD3672" w:rsidP="00631326">
      <w:pPr>
        <w:pStyle w:val="Prrafodelista"/>
        <w:numPr>
          <w:ilvl w:val="0"/>
          <w:numId w:val="10"/>
        </w:numPr>
        <w:spacing w:line="276" w:lineRule="auto"/>
        <w:jc w:val="both"/>
        <w:rPr>
          <w:rFonts w:ascii="Cambria" w:hAnsi="Cambria"/>
          <w:sz w:val="24"/>
          <w:szCs w:val="24"/>
        </w:rPr>
      </w:pPr>
      <w:r w:rsidRPr="00631326">
        <w:rPr>
          <w:rFonts w:ascii="Cambria" w:hAnsi="Cambria"/>
          <w:sz w:val="24"/>
          <w:szCs w:val="24"/>
        </w:rPr>
        <w:t>Servicios de representación.</w:t>
      </w:r>
    </w:p>
    <w:p w14:paraId="78AD27A1" w14:textId="034458F8" w:rsidR="00587731" w:rsidRDefault="00587731" w:rsidP="00631326">
      <w:pPr>
        <w:pStyle w:val="Prrafodelista"/>
        <w:numPr>
          <w:ilvl w:val="0"/>
          <w:numId w:val="10"/>
        </w:numPr>
        <w:spacing w:line="276" w:lineRule="auto"/>
        <w:jc w:val="both"/>
        <w:rPr>
          <w:rFonts w:ascii="Cambria" w:hAnsi="Cambria"/>
          <w:sz w:val="24"/>
          <w:szCs w:val="24"/>
        </w:rPr>
      </w:pPr>
      <w:r w:rsidRPr="00631326">
        <w:rPr>
          <w:rFonts w:ascii="Cambria" w:hAnsi="Cambria"/>
          <w:sz w:val="24"/>
          <w:szCs w:val="24"/>
        </w:rPr>
        <w:t xml:space="preserve">Representación del jugador </w:t>
      </w:r>
      <w:r w:rsidR="006D7883" w:rsidRPr="00631326">
        <w:rPr>
          <w:rFonts w:ascii="Cambria" w:hAnsi="Cambria"/>
          <w:sz w:val="24"/>
          <w:szCs w:val="24"/>
        </w:rPr>
        <w:t>ante clubs, entidades, asociaciones y sociedades deportivas</w:t>
      </w:r>
      <w:r w:rsidR="009300CD" w:rsidRPr="00631326">
        <w:rPr>
          <w:rFonts w:ascii="Cambria" w:hAnsi="Cambria"/>
          <w:sz w:val="24"/>
          <w:szCs w:val="24"/>
        </w:rPr>
        <w:t>, con</w:t>
      </w:r>
      <w:r w:rsidR="00B32816" w:rsidRPr="00631326">
        <w:rPr>
          <w:rFonts w:ascii="Cambria" w:hAnsi="Cambria"/>
          <w:sz w:val="24"/>
          <w:szCs w:val="24"/>
        </w:rPr>
        <w:t xml:space="preserve"> negociación, </w:t>
      </w:r>
      <w:r w:rsidR="009300CD" w:rsidRPr="00631326">
        <w:rPr>
          <w:rFonts w:ascii="Cambria" w:hAnsi="Cambria"/>
          <w:sz w:val="24"/>
          <w:szCs w:val="24"/>
        </w:rPr>
        <w:t>revisión y redacción de los contratos.</w:t>
      </w:r>
    </w:p>
    <w:p w14:paraId="1763CB5B" w14:textId="476E9D87" w:rsidR="00631326" w:rsidRPr="00631326" w:rsidRDefault="00631326" w:rsidP="00631326">
      <w:pPr>
        <w:pStyle w:val="Prrafodelista"/>
        <w:numPr>
          <w:ilvl w:val="0"/>
          <w:numId w:val="10"/>
        </w:numPr>
        <w:spacing w:line="276" w:lineRule="auto"/>
        <w:jc w:val="both"/>
        <w:rPr>
          <w:rFonts w:ascii="Cambria" w:hAnsi="Cambria"/>
          <w:sz w:val="24"/>
          <w:szCs w:val="24"/>
        </w:rPr>
      </w:pPr>
      <w:r>
        <w:rPr>
          <w:rFonts w:ascii="Cambria" w:hAnsi="Cambria"/>
          <w:sz w:val="24"/>
          <w:szCs w:val="24"/>
        </w:rPr>
        <w:t>Negociación o renegociación de un contrato de trabajo entre el jugador y el club.</w:t>
      </w:r>
    </w:p>
    <w:p w14:paraId="714378E7" w14:textId="566A08C0" w:rsidR="006D7883" w:rsidRPr="00FC1059" w:rsidRDefault="00FC1059" w:rsidP="00FC1059">
      <w:pPr>
        <w:pStyle w:val="Prrafodelista"/>
        <w:numPr>
          <w:ilvl w:val="1"/>
          <w:numId w:val="12"/>
        </w:numPr>
        <w:spacing w:line="276" w:lineRule="auto"/>
        <w:jc w:val="both"/>
        <w:rPr>
          <w:rFonts w:ascii="Cambria" w:hAnsi="Cambria"/>
          <w:sz w:val="24"/>
          <w:szCs w:val="24"/>
        </w:rPr>
      </w:pPr>
      <w:r w:rsidRPr="00FC1059">
        <w:rPr>
          <w:rFonts w:ascii="Cambria" w:hAnsi="Cambria"/>
          <w:sz w:val="24"/>
          <w:szCs w:val="24"/>
        </w:rPr>
        <w:t xml:space="preserve"> Servicios de representación:</w:t>
      </w:r>
    </w:p>
    <w:p w14:paraId="1409D27D" w14:textId="77777777" w:rsidR="00FC1059" w:rsidRDefault="00FC1059" w:rsidP="00FC1059">
      <w:pPr>
        <w:pStyle w:val="Prrafodelista"/>
        <w:numPr>
          <w:ilvl w:val="0"/>
          <w:numId w:val="11"/>
        </w:numPr>
        <w:spacing w:line="276" w:lineRule="auto"/>
        <w:jc w:val="both"/>
        <w:rPr>
          <w:rFonts w:ascii="Cambria" w:hAnsi="Cambria"/>
          <w:sz w:val="24"/>
          <w:szCs w:val="24"/>
        </w:rPr>
      </w:pPr>
      <w:r w:rsidRPr="00631326">
        <w:rPr>
          <w:rFonts w:ascii="Cambria" w:hAnsi="Cambria"/>
          <w:sz w:val="24"/>
          <w:szCs w:val="24"/>
        </w:rPr>
        <w:t>Representación del jugador ante clubs, entidades, asociaciones y sociedades deportivas, con negociación, revisión y redacción de los contratos.</w:t>
      </w:r>
    </w:p>
    <w:p w14:paraId="364068E7" w14:textId="77777777" w:rsidR="00FC1059" w:rsidRPr="00FC1059" w:rsidRDefault="00FC1059" w:rsidP="00FC1059">
      <w:pPr>
        <w:pStyle w:val="Prrafodelista"/>
        <w:spacing w:line="276" w:lineRule="auto"/>
        <w:jc w:val="both"/>
        <w:rPr>
          <w:rFonts w:ascii="Cambria" w:hAnsi="Cambria"/>
          <w:sz w:val="24"/>
          <w:szCs w:val="24"/>
        </w:rPr>
      </w:pPr>
    </w:p>
    <w:p w14:paraId="482E5C47" w14:textId="62ABBB76" w:rsidR="00614502" w:rsidRPr="00631326" w:rsidRDefault="005901C6" w:rsidP="00631326">
      <w:pPr>
        <w:spacing w:line="276" w:lineRule="auto"/>
        <w:jc w:val="both"/>
        <w:rPr>
          <w:rFonts w:ascii="Cambria" w:hAnsi="Cambria"/>
          <w:b/>
          <w:sz w:val="24"/>
          <w:szCs w:val="24"/>
        </w:rPr>
      </w:pPr>
      <w:proofErr w:type="gramStart"/>
      <w:r w:rsidRPr="00631326">
        <w:rPr>
          <w:rFonts w:ascii="Cambria" w:hAnsi="Cambria"/>
          <w:b/>
          <w:sz w:val="24"/>
          <w:szCs w:val="24"/>
          <w:u w:val="single"/>
        </w:rPr>
        <w:t>Segunda</w:t>
      </w:r>
      <w:r w:rsidRPr="00631326">
        <w:rPr>
          <w:rFonts w:ascii="Cambria" w:hAnsi="Cambria"/>
          <w:b/>
          <w:sz w:val="24"/>
          <w:szCs w:val="24"/>
        </w:rPr>
        <w:t>.-</w:t>
      </w:r>
      <w:proofErr w:type="gramEnd"/>
      <w:r w:rsidRPr="00631326">
        <w:rPr>
          <w:rFonts w:ascii="Cambria" w:hAnsi="Cambria"/>
          <w:b/>
          <w:sz w:val="24"/>
          <w:szCs w:val="24"/>
        </w:rPr>
        <w:t xml:space="preserve"> Duración del contrato.</w:t>
      </w:r>
    </w:p>
    <w:p w14:paraId="4E8EE705" w14:textId="2F7D1E69" w:rsidR="005901C6" w:rsidRDefault="005901C6" w:rsidP="00631326">
      <w:pPr>
        <w:spacing w:line="276" w:lineRule="auto"/>
        <w:jc w:val="both"/>
        <w:rPr>
          <w:rFonts w:ascii="Cambria" w:hAnsi="Cambria"/>
          <w:sz w:val="24"/>
          <w:szCs w:val="24"/>
        </w:rPr>
      </w:pPr>
      <w:r w:rsidRPr="00631326">
        <w:rPr>
          <w:rFonts w:ascii="Cambria" w:hAnsi="Cambria"/>
          <w:sz w:val="24"/>
          <w:szCs w:val="24"/>
        </w:rPr>
        <w:t xml:space="preserve">El presente contrato de representación tendrá una validez de 1 año, entrando en vigor el </w:t>
      </w:r>
      <w:proofErr w:type="gramStart"/>
      <w:r w:rsidRPr="00631326">
        <w:rPr>
          <w:rFonts w:ascii="Cambria" w:hAnsi="Cambria"/>
          <w:sz w:val="24"/>
          <w:szCs w:val="24"/>
        </w:rPr>
        <w:t xml:space="preserve">día </w:t>
      </w:r>
      <w:r w:rsidR="00631326">
        <w:rPr>
          <w:rFonts w:ascii="Cambria" w:hAnsi="Cambria"/>
          <w:sz w:val="24"/>
          <w:szCs w:val="24"/>
        </w:rPr>
        <w:t xml:space="preserve"> de</w:t>
      </w:r>
      <w:proofErr w:type="gramEnd"/>
      <w:r w:rsidR="00631326">
        <w:rPr>
          <w:rFonts w:ascii="Cambria" w:hAnsi="Cambria"/>
          <w:sz w:val="24"/>
          <w:szCs w:val="24"/>
        </w:rPr>
        <w:t xml:space="preserve"> la firma del presente contrato, venciendo el día ___ ,</w:t>
      </w:r>
      <w:r w:rsidR="00B40321" w:rsidRPr="00631326">
        <w:rPr>
          <w:rFonts w:ascii="Cambria" w:hAnsi="Cambria"/>
          <w:sz w:val="24"/>
          <w:szCs w:val="24"/>
        </w:rPr>
        <w:t xml:space="preserve"> </w:t>
      </w:r>
      <w:r w:rsidR="00AB7600" w:rsidRPr="00631326">
        <w:rPr>
          <w:rFonts w:ascii="Cambria" w:hAnsi="Cambria"/>
          <w:sz w:val="24"/>
          <w:szCs w:val="24"/>
        </w:rPr>
        <w:t>renovándose por iguales periodos de tiempo salvo preaviso</w:t>
      </w:r>
      <w:r w:rsidR="00631326">
        <w:rPr>
          <w:rFonts w:ascii="Cambria" w:hAnsi="Cambria"/>
          <w:sz w:val="24"/>
          <w:szCs w:val="24"/>
        </w:rPr>
        <w:t xml:space="preserve"> </w:t>
      </w:r>
      <w:r w:rsidR="00631326" w:rsidRPr="00631326">
        <w:rPr>
          <w:rFonts w:ascii="Cambria" w:hAnsi="Cambria"/>
          <w:sz w:val="24"/>
          <w:szCs w:val="24"/>
        </w:rPr>
        <w:t xml:space="preserve">en contrario </w:t>
      </w:r>
      <w:r w:rsidR="00631326">
        <w:rPr>
          <w:rFonts w:ascii="Cambria" w:hAnsi="Cambria"/>
          <w:sz w:val="24"/>
          <w:szCs w:val="24"/>
        </w:rPr>
        <w:t>realizado de forma fehaciente</w:t>
      </w:r>
      <w:r w:rsidR="00AB7600" w:rsidRPr="00631326">
        <w:rPr>
          <w:rFonts w:ascii="Cambria" w:hAnsi="Cambria"/>
          <w:sz w:val="24"/>
          <w:szCs w:val="24"/>
        </w:rPr>
        <w:t xml:space="preserve"> por cualquiera de las  partes con 1 mes de antelación a</w:t>
      </w:r>
      <w:r w:rsidR="00C02E68" w:rsidRPr="00631326">
        <w:rPr>
          <w:rFonts w:ascii="Cambria" w:hAnsi="Cambria"/>
          <w:sz w:val="24"/>
          <w:szCs w:val="24"/>
        </w:rPr>
        <w:t>l vencimiento</w:t>
      </w:r>
      <w:r w:rsidR="00AB7600" w:rsidRPr="00631326">
        <w:rPr>
          <w:rFonts w:ascii="Cambria" w:hAnsi="Cambria"/>
          <w:sz w:val="24"/>
          <w:szCs w:val="24"/>
        </w:rPr>
        <w:t xml:space="preserve"> del contrato o de cualquiera de las pr</w:t>
      </w:r>
      <w:r w:rsidR="00E675AA" w:rsidRPr="00631326">
        <w:rPr>
          <w:rFonts w:ascii="Cambria" w:hAnsi="Cambria"/>
          <w:sz w:val="24"/>
          <w:szCs w:val="24"/>
        </w:rPr>
        <w:t>ó</w:t>
      </w:r>
      <w:r w:rsidR="00AB7600" w:rsidRPr="00631326">
        <w:rPr>
          <w:rFonts w:ascii="Cambria" w:hAnsi="Cambria"/>
          <w:sz w:val="24"/>
          <w:szCs w:val="24"/>
        </w:rPr>
        <w:t>rrogas.</w:t>
      </w:r>
    </w:p>
    <w:p w14:paraId="05F8A6C0" w14:textId="77777777" w:rsidR="00631326" w:rsidRPr="00631326" w:rsidRDefault="00631326" w:rsidP="00631326">
      <w:pPr>
        <w:spacing w:line="276" w:lineRule="auto"/>
        <w:jc w:val="both"/>
        <w:rPr>
          <w:rFonts w:ascii="Cambria" w:hAnsi="Cambria"/>
          <w:sz w:val="24"/>
          <w:szCs w:val="24"/>
        </w:rPr>
      </w:pPr>
    </w:p>
    <w:p w14:paraId="5F091B44" w14:textId="72106EED" w:rsidR="005901C6" w:rsidRPr="00631326" w:rsidRDefault="005901C6" w:rsidP="00631326">
      <w:pPr>
        <w:spacing w:line="276" w:lineRule="auto"/>
        <w:jc w:val="both"/>
        <w:rPr>
          <w:rFonts w:ascii="Cambria" w:hAnsi="Cambria"/>
          <w:b/>
          <w:sz w:val="24"/>
          <w:szCs w:val="24"/>
        </w:rPr>
      </w:pPr>
      <w:proofErr w:type="gramStart"/>
      <w:r w:rsidRPr="00631326">
        <w:rPr>
          <w:rFonts w:ascii="Cambria" w:hAnsi="Cambria"/>
          <w:b/>
          <w:sz w:val="24"/>
          <w:szCs w:val="24"/>
          <w:u w:val="single"/>
        </w:rPr>
        <w:t>Tercera</w:t>
      </w:r>
      <w:r w:rsidRPr="00631326">
        <w:rPr>
          <w:rFonts w:ascii="Cambria" w:hAnsi="Cambria"/>
          <w:b/>
          <w:sz w:val="24"/>
          <w:szCs w:val="24"/>
        </w:rPr>
        <w:t>.-</w:t>
      </w:r>
      <w:proofErr w:type="gramEnd"/>
      <w:r w:rsidRPr="00631326">
        <w:rPr>
          <w:rFonts w:ascii="Cambria" w:hAnsi="Cambria"/>
          <w:b/>
          <w:sz w:val="24"/>
          <w:szCs w:val="24"/>
        </w:rPr>
        <w:t xml:space="preserve"> Exclusividad.</w:t>
      </w:r>
    </w:p>
    <w:p w14:paraId="78BC651A" w14:textId="6AD1BF9D" w:rsidR="005901C6" w:rsidRDefault="005901C6" w:rsidP="00631326">
      <w:pPr>
        <w:spacing w:line="276" w:lineRule="auto"/>
        <w:jc w:val="both"/>
        <w:rPr>
          <w:rFonts w:ascii="Cambria" w:hAnsi="Cambria"/>
          <w:sz w:val="24"/>
          <w:szCs w:val="24"/>
        </w:rPr>
      </w:pPr>
      <w:r w:rsidRPr="00631326">
        <w:rPr>
          <w:rFonts w:ascii="Cambria" w:hAnsi="Cambria"/>
          <w:sz w:val="24"/>
          <w:szCs w:val="24"/>
        </w:rPr>
        <w:t xml:space="preserve">Las partes acuerdan que </w:t>
      </w:r>
      <w:r w:rsidRPr="00631326">
        <w:rPr>
          <w:rFonts w:ascii="Cambria" w:hAnsi="Cambria"/>
          <w:b/>
          <w:sz w:val="24"/>
          <w:szCs w:val="24"/>
        </w:rPr>
        <w:t>los derechos de representación y contratación se ceden de forma exclusiva al</w:t>
      </w:r>
      <w:r w:rsidR="00C02E68" w:rsidRPr="00631326">
        <w:rPr>
          <w:rFonts w:ascii="Cambria" w:hAnsi="Cambria"/>
          <w:b/>
          <w:sz w:val="24"/>
          <w:szCs w:val="24"/>
        </w:rPr>
        <w:t xml:space="preserve"> representante</w:t>
      </w:r>
      <w:r w:rsidRPr="00631326">
        <w:rPr>
          <w:rFonts w:ascii="Cambria" w:hAnsi="Cambria"/>
          <w:sz w:val="24"/>
          <w:szCs w:val="24"/>
        </w:rPr>
        <w:t xml:space="preserve">. Así pues, durante la vigencia del presente contrato el jugador no podrá contratar los servicios de ningún otro intermediario de jugadores. </w:t>
      </w:r>
    </w:p>
    <w:p w14:paraId="6E046C79" w14:textId="77777777" w:rsidR="00631326" w:rsidRDefault="00631326" w:rsidP="00631326">
      <w:pPr>
        <w:spacing w:line="276" w:lineRule="auto"/>
        <w:jc w:val="both"/>
        <w:rPr>
          <w:rFonts w:ascii="Cambria" w:hAnsi="Cambria"/>
          <w:sz w:val="24"/>
          <w:szCs w:val="24"/>
        </w:rPr>
      </w:pPr>
    </w:p>
    <w:p w14:paraId="3AC23EFD" w14:textId="77777777" w:rsidR="00631326" w:rsidRDefault="00631326" w:rsidP="00631326">
      <w:pPr>
        <w:spacing w:line="276" w:lineRule="auto"/>
        <w:jc w:val="both"/>
        <w:rPr>
          <w:rFonts w:ascii="Cambria" w:hAnsi="Cambria"/>
          <w:sz w:val="24"/>
          <w:szCs w:val="24"/>
        </w:rPr>
      </w:pPr>
    </w:p>
    <w:p w14:paraId="48F75271" w14:textId="77777777" w:rsidR="00631326" w:rsidRPr="00631326" w:rsidRDefault="00631326" w:rsidP="00631326">
      <w:pPr>
        <w:spacing w:line="276" w:lineRule="auto"/>
        <w:jc w:val="both"/>
        <w:rPr>
          <w:rFonts w:ascii="Cambria" w:hAnsi="Cambria"/>
          <w:sz w:val="24"/>
          <w:szCs w:val="24"/>
        </w:rPr>
      </w:pPr>
    </w:p>
    <w:p w14:paraId="31445EB9" w14:textId="27A2409A" w:rsidR="005901C6" w:rsidRPr="00631326" w:rsidRDefault="00555C64" w:rsidP="00631326">
      <w:pPr>
        <w:spacing w:line="276" w:lineRule="auto"/>
        <w:jc w:val="both"/>
        <w:rPr>
          <w:rFonts w:ascii="Cambria" w:hAnsi="Cambria"/>
          <w:b/>
          <w:sz w:val="24"/>
          <w:szCs w:val="24"/>
        </w:rPr>
      </w:pPr>
      <w:proofErr w:type="gramStart"/>
      <w:r w:rsidRPr="00631326">
        <w:rPr>
          <w:rFonts w:ascii="Cambria" w:hAnsi="Cambria"/>
          <w:b/>
          <w:sz w:val="24"/>
          <w:szCs w:val="24"/>
          <w:u w:val="single"/>
        </w:rPr>
        <w:t>Cuarta</w:t>
      </w:r>
      <w:r w:rsidRPr="00631326">
        <w:rPr>
          <w:rFonts w:ascii="Cambria" w:hAnsi="Cambria"/>
          <w:b/>
          <w:sz w:val="24"/>
          <w:szCs w:val="24"/>
        </w:rPr>
        <w:t>.-</w:t>
      </w:r>
      <w:proofErr w:type="gramEnd"/>
      <w:r w:rsidRPr="00631326">
        <w:rPr>
          <w:rFonts w:ascii="Cambria" w:hAnsi="Cambria"/>
          <w:b/>
          <w:sz w:val="24"/>
          <w:szCs w:val="24"/>
        </w:rPr>
        <w:t xml:space="preserve"> Honorarios.</w:t>
      </w:r>
    </w:p>
    <w:p w14:paraId="33F4E335" w14:textId="5F9DE5D6" w:rsidR="00555C64" w:rsidRPr="00631326" w:rsidRDefault="00555C64" w:rsidP="00631326">
      <w:pPr>
        <w:spacing w:line="276" w:lineRule="auto"/>
        <w:jc w:val="both"/>
        <w:rPr>
          <w:rFonts w:ascii="Cambria" w:hAnsi="Cambria"/>
          <w:sz w:val="24"/>
          <w:szCs w:val="24"/>
        </w:rPr>
      </w:pPr>
      <w:r w:rsidRPr="00631326">
        <w:rPr>
          <w:rFonts w:ascii="Cambria" w:hAnsi="Cambria"/>
          <w:sz w:val="24"/>
          <w:szCs w:val="24"/>
        </w:rPr>
        <w:t xml:space="preserve">Por la prestación de los servicios de </w:t>
      </w:r>
      <w:r w:rsidRPr="00631326">
        <w:rPr>
          <w:rFonts w:ascii="Cambria" w:hAnsi="Cambria"/>
          <w:b/>
          <w:sz w:val="24"/>
          <w:szCs w:val="24"/>
        </w:rPr>
        <w:t>asesoramiento</w:t>
      </w:r>
      <w:r w:rsidR="00AB7600" w:rsidRPr="00631326">
        <w:rPr>
          <w:rFonts w:ascii="Cambria" w:hAnsi="Cambria"/>
          <w:b/>
          <w:sz w:val="24"/>
          <w:szCs w:val="24"/>
        </w:rPr>
        <w:t xml:space="preserve"> jurídico y deportivo</w:t>
      </w:r>
      <w:r w:rsidRPr="00631326">
        <w:rPr>
          <w:rFonts w:ascii="Cambria" w:hAnsi="Cambria"/>
          <w:sz w:val="24"/>
          <w:szCs w:val="24"/>
        </w:rPr>
        <w:t xml:space="preserve"> descritos en la estipulación primera</w:t>
      </w:r>
      <w:r w:rsidR="00620CD8" w:rsidRPr="00631326">
        <w:rPr>
          <w:rFonts w:ascii="Cambria" w:hAnsi="Cambria"/>
          <w:sz w:val="24"/>
          <w:szCs w:val="24"/>
        </w:rPr>
        <w:t>, apartado 1.1.,</w:t>
      </w:r>
      <w:r w:rsidR="005374D0" w:rsidRPr="00631326">
        <w:rPr>
          <w:rFonts w:ascii="Cambria" w:hAnsi="Cambria"/>
          <w:sz w:val="24"/>
          <w:szCs w:val="24"/>
        </w:rPr>
        <w:t xml:space="preserve"> el jugador</w:t>
      </w:r>
      <w:r w:rsidRPr="00631326">
        <w:rPr>
          <w:rFonts w:ascii="Cambria" w:hAnsi="Cambria"/>
          <w:sz w:val="24"/>
          <w:szCs w:val="24"/>
        </w:rPr>
        <w:t xml:space="preserve"> pagará unos honorarios de </w:t>
      </w:r>
      <w:r w:rsidR="00DB6D25" w:rsidRPr="00631326">
        <w:rPr>
          <w:rFonts w:ascii="Cambria" w:hAnsi="Cambria"/>
          <w:b/>
          <w:sz w:val="24"/>
          <w:szCs w:val="24"/>
        </w:rPr>
        <w:t xml:space="preserve">108,00 </w:t>
      </w:r>
      <w:r w:rsidRPr="00631326">
        <w:rPr>
          <w:rFonts w:ascii="Cambria" w:hAnsi="Cambria"/>
          <w:b/>
          <w:sz w:val="24"/>
          <w:szCs w:val="24"/>
        </w:rPr>
        <w:t>euros / anuales</w:t>
      </w:r>
      <w:r w:rsidR="00AB7600" w:rsidRPr="00631326">
        <w:rPr>
          <w:rFonts w:ascii="Cambria" w:hAnsi="Cambria"/>
          <w:b/>
          <w:sz w:val="24"/>
          <w:szCs w:val="24"/>
        </w:rPr>
        <w:t>, IVA incluido.</w:t>
      </w:r>
    </w:p>
    <w:p w14:paraId="52451F83" w14:textId="5E93B69F" w:rsidR="00C115CE" w:rsidRDefault="005374D0" w:rsidP="00631326">
      <w:pPr>
        <w:spacing w:line="276" w:lineRule="auto"/>
        <w:jc w:val="both"/>
        <w:rPr>
          <w:rFonts w:ascii="Cambria" w:hAnsi="Cambria"/>
          <w:sz w:val="24"/>
          <w:szCs w:val="24"/>
        </w:rPr>
      </w:pPr>
      <w:r w:rsidRPr="00631326">
        <w:rPr>
          <w:rFonts w:ascii="Cambria" w:hAnsi="Cambria"/>
          <w:sz w:val="24"/>
          <w:szCs w:val="24"/>
        </w:rPr>
        <w:t>L</w:t>
      </w:r>
      <w:r w:rsidR="00555C64" w:rsidRPr="00631326">
        <w:rPr>
          <w:rFonts w:ascii="Cambria" w:hAnsi="Cambria"/>
          <w:sz w:val="24"/>
          <w:szCs w:val="24"/>
        </w:rPr>
        <w:t xml:space="preserve">a remuneración que el JUGADOR </w:t>
      </w:r>
      <w:r w:rsidRPr="00631326">
        <w:rPr>
          <w:rFonts w:ascii="Cambria" w:hAnsi="Cambria"/>
          <w:sz w:val="24"/>
          <w:szCs w:val="24"/>
        </w:rPr>
        <w:t>abonar</w:t>
      </w:r>
      <w:r w:rsidR="00555C64" w:rsidRPr="00631326">
        <w:rPr>
          <w:rFonts w:ascii="Cambria" w:hAnsi="Cambria"/>
          <w:sz w:val="24"/>
          <w:szCs w:val="24"/>
        </w:rPr>
        <w:t xml:space="preserve">á a MAD ABOUT SOCCER se establece en el </w:t>
      </w:r>
      <w:r w:rsidR="00555C64" w:rsidRPr="00631326">
        <w:rPr>
          <w:rFonts w:ascii="Cambria" w:hAnsi="Cambria"/>
          <w:b/>
          <w:sz w:val="24"/>
          <w:szCs w:val="24"/>
        </w:rPr>
        <w:t>10% de los ingresos brutos anuales totales de los contratos de trabajo</w:t>
      </w:r>
      <w:r w:rsidR="00555C64" w:rsidRPr="00631326">
        <w:rPr>
          <w:rFonts w:ascii="Cambria" w:hAnsi="Cambria"/>
          <w:sz w:val="24"/>
          <w:szCs w:val="24"/>
        </w:rPr>
        <w:t xml:space="preserve"> </w:t>
      </w:r>
      <w:r w:rsidR="00555C64" w:rsidRPr="00631326">
        <w:rPr>
          <w:rFonts w:ascii="Cambria" w:hAnsi="Cambria"/>
          <w:b/>
          <w:sz w:val="24"/>
          <w:szCs w:val="24"/>
        </w:rPr>
        <w:t>(y eventuales renovaciones) firmados por el JUGADOR durante la vigencia del presente contrato de representación, incluyendo eventuales primas de contrato o porcentaje de derechos de traspaso que correspondan al JUGADOR</w:t>
      </w:r>
      <w:r w:rsidR="00555C64" w:rsidRPr="00631326">
        <w:rPr>
          <w:rFonts w:ascii="Cambria" w:hAnsi="Cambria"/>
          <w:sz w:val="24"/>
          <w:szCs w:val="24"/>
        </w:rPr>
        <w:t xml:space="preserve">. Esta remuneración </w:t>
      </w:r>
      <w:r w:rsidR="00555C64" w:rsidRPr="00631326">
        <w:rPr>
          <w:rFonts w:ascii="Cambria" w:hAnsi="Cambria"/>
          <w:b/>
          <w:sz w:val="24"/>
          <w:szCs w:val="24"/>
        </w:rPr>
        <w:t>se devengará para todos los años de vigencia del contrato</w:t>
      </w:r>
      <w:r w:rsidR="00555C64" w:rsidRPr="00631326">
        <w:rPr>
          <w:rFonts w:ascii="Cambria" w:hAnsi="Cambria"/>
          <w:sz w:val="24"/>
          <w:szCs w:val="24"/>
        </w:rPr>
        <w:t xml:space="preserve">. En caso de que los contratos de trabajo del JUGADOR negociados por MAD ABOUT SOCCER en nombre del jugador tuvieran una duración mayor que el contrato de representación suscrito entre dicha Entidad y el JUGADOR, </w:t>
      </w:r>
      <w:r w:rsidR="00A3646B" w:rsidRPr="00631326">
        <w:rPr>
          <w:rFonts w:ascii="Cambria" w:hAnsi="Cambria"/>
          <w:b/>
          <w:sz w:val="24"/>
          <w:szCs w:val="24"/>
        </w:rPr>
        <w:t>MAD ABOUT SOCCER</w:t>
      </w:r>
      <w:r w:rsidR="00555C64" w:rsidRPr="00631326">
        <w:rPr>
          <w:rFonts w:ascii="Cambria" w:hAnsi="Cambria"/>
          <w:b/>
          <w:sz w:val="24"/>
          <w:szCs w:val="24"/>
        </w:rPr>
        <w:t xml:space="preserve"> tendrá derecho a su remuneración incluso después de haber vencido el contrato de representación</w:t>
      </w:r>
      <w:r w:rsidR="00555C64" w:rsidRPr="00631326">
        <w:rPr>
          <w:rFonts w:ascii="Cambria" w:hAnsi="Cambria"/>
          <w:sz w:val="24"/>
          <w:szCs w:val="24"/>
        </w:rPr>
        <w:t xml:space="preserve">. Este derecho seguirá en vigor hasta el vencimiento de los contratos de trabajo firmados durante la vigencia del contrato de representación. </w:t>
      </w:r>
      <w:r w:rsidR="00C115CE" w:rsidRPr="00631326">
        <w:rPr>
          <w:rFonts w:ascii="Cambria" w:hAnsi="Cambria"/>
          <w:sz w:val="24"/>
          <w:szCs w:val="24"/>
        </w:rPr>
        <w:t xml:space="preserve">La remuneración del JUGADOR a MAD ABOUT SOCCER se realizará </w:t>
      </w:r>
      <w:r w:rsidR="00923538">
        <w:rPr>
          <w:rFonts w:ascii="Cambria" w:hAnsi="Cambria"/>
          <w:sz w:val="24"/>
          <w:szCs w:val="24"/>
        </w:rPr>
        <w:t>siguiendo</w:t>
      </w:r>
      <w:r w:rsidR="00C115CE" w:rsidRPr="00631326">
        <w:rPr>
          <w:rFonts w:ascii="Cambria" w:hAnsi="Cambria"/>
          <w:sz w:val="24"/>
          <w:szCs w:val="24"/>
        </w:rPr>
        <w:t xml:space="preserve"> el mismo calendario de pagos que perciba el JUGADOR.</w:t>
      </w:r>
    </w:p>
    <w:p w14:paraId="53228D6B" w14:textId="77777777" w:rsidR="00631326" w:rsidRPr="00631326" w:rsidRDefault="00631326" w:rsidP="00631326">
      <w:pPr>
        <w:spacing w:line="276" w:lineRule="auto"/>
        <w:jc w:val="both"/>
        <w:rPr>
          <w:rFonts w:ascii="Cambria" w:hAnsi="Cambria"/>
          <w:sz w:val="24"/>
          <w:szCs w:val="24"/>
        </w:rPr>
      </w:pPr>
    </w:p>
    <w:p w14:paraId="0F0DC72C" w14:textId="48B96781" w:rsidR="00555C64" w:rsidRPr="00631326" w:rsidRDefault="00555C64" w:rsidP="00631326">
      <w:pPr>
        <w:spacing w:line="276" w:lineRule="auto"/>
        <w:jc w:val="both"/>
        <w:rPr>
          <w:rFonts w:ascii="Cambria" w:hAnsi="Cambria"/>
          <w:b/>
          <w:sz w:val="24"/>
          <w:szCs w:val="24"/>
        </w:rPr>
      </w:pPr>
      <w:proofErr w:type="gramStart"/>
      <w:r w:rsidRPr="00631326">
        <w:rPr>
          <w:rFonts w:ascii="Cambria" w:hAnsi="Cambria"/>
          <w:b/>
          <w:sz w:val="24"/>
          <w:szCs w:val="24"/>
          <w:u w:val="single"/>
        </w:rPr>
        <w:t>Quinta</w:t>
      </w:r>
      <w:r w:rsidRPr="00631326">
        <w:rPr>
          <w:rFonts w:ascii="Cambria" w:hAnsi="Cambria"/>
          <w:b/>
          <w:sz w:val="24"/>
          <w:szCs w:val="24"/>
        </w:rPr>
        <w:t>.-</w:t>
      </w:r>
      <w:proofErr w:type="gramEnd"/>
      <w:r w:rsidRPr="00631326">
        <w:rPr>
          <w:rFonts w:ascii="Cambria" w:hAnsi="Cambria"/>
          <w:b/>
          <w:sz w:val="24"/>
          <w:szCs w:val="24"/>
        </w:rPr>
        <w:t xml:space="preserve"> Obligaciones del jugador.</w:t>
      </w:r>
    </w:p>
    <w:p w14:paraId="141FE160" w14:textId="57D2405D" w:rsidR="00555C64" w:rsidRPr="00631326" w:rsidRDefault="005901C6" w:rsidP="00631326">
      <w:pPr>
        <w:spacing w:line="276" w:lineRule="auto"/>
        <w:jc w:val="both"/>
        <w:rPr>
          <w:rFonts w:ascii="Cambria" w:hAnsi="Cambria"/>
          <w:sz w:val="24"/>
          <w:szCs w:val="24"/>
        </w:rPr>
      </w:pPr>
      <w:r w:rsidRPr="00631326">
        <w:rPr>
          <w:rFonts w:ascii="Cambria" w:hAnsi="Cambria"/>
          <w:sz w:val="24"/>
          <w:szCs w:val="24"/>
        </w:rPr>
        <w:t xml:space="preserve">1. Respetar la exclusividad de representación, solicitando la participación en cualquier reunión de negociación. </w:t>
      </w:r>
    </w:p>
    <w:p w14:paraId="2DDB7B0F" w14:textId="056A3341" w:rsidR="00555C64" w:rsidRPr="00631326" w:rsidRDefault="005901C6" w:rsidP="00631326">
      <w:pPr>
        <w:spacing w:line="276" w:lineRule="auto"/>
        <w:jc w:val="both"/>
        <w:rPr>
          <w:rFonts w:ascii="Cambria" w:hAnsi="Cambria"/>
          <w:sz w:val="24"/>
          <w:szCs w:val="24"/>
        </w:rPr>
      </w:pPr>
      <w:r w:rsidRPr="00631326">
        <w:rPr>
          <w:rFonts w:ascii="Cambria" w:hAnsi="Cambria"/>
          <w:sz w:val="24"/>
          <w:szCs w:val="24"/>
        </w:rPr>
        <w:t>2. Remunerar a</w:t>
      </w:r>
      <w:r w:rsidR="00555C64" w:rsidRPr="00631326">
        <w:rPr>
          <w:rFonts w:ascii="Cambria" w:hAnsi="Cambria"/>
          <w:sz w:val="24"/>
          <w:szCs w:val="24"/>
        </w:rPr>
        <w:t xml:space="preserve"> MAD ABOUT SOCCER</w:t>
      </w:r>
      <w:r w:rsidRPr="00631326">
        <w:rPr>
          <w:rFonts w:ascii="Cambria" w:hAnsi="Cambria"/>
          <w:sz w:val="24"/>
          <w:szCs w:val="24"/>
        </w:rPr>
        <w:t xml:space="preserve"> en los términos especificados en la cláusula </w:t>
      </w:r>
      <w:r w:rsidR="00555C64" w:rsidRPr="00631326">
        <w:rPr>
          <w:rFonts w:ascii="Cambria" w:hAnsi="Cambria"/>
          <w:sz w:val="24"/>
          <w:szCs w:val="24"/>
        </w:rPr>
        <w:t>anterior.</w:t>
      </w:r>
    </w:p>
    <w:p w14:paraId="441CC0C6" w14:textId="2E3A5206" w:rsidR="00555C64" w:rsidRPr="00631326" w:rsidRDefault="00555C64" w:rsidP="00631326">
      <w:pPr>
        <w:spacing w:line="276" w:lineRule="auto"/>
        <w:jc w:val="both"/>
        <w:rPr>
          <w:rFonts w:ascii="Cambria" w:hAnsi="Cambria"/>
          <w:sz w:val="24"/>
          <w:szCs w:val="24"/>
        </w:rPr>
      </w:pPr>
      <w:r w:rsidRPr="00631326">
        <w:rPr>
          <w:rFonts w:ascii="Cambria" w:hAnsi="Cambria"/>
          <w:sz w:val="24"/>
          <w:szCs w:val="24"/>
        </w:rPr>
        <w:t xml:space="preserve">3.- </w:t>
      </w:r>
      <w:r w:rsidR="005901C6" w:rsidRPr="00631326">
        <w:rPr>
          <w:rFonts w:ascii="Cambria" w:hAnsi="Cambria"/>
          <w:sz w:val="24"/>
          <w:szCs w:val="24"/>
        </w:rPr>
        <w:t>Autorizar la inclusión de</w:t>
      </w:r>
      <w:r w:rsidR="00353379" w:rsidRPr="00631326">
        <w:rPr>
          <w:rFonts w:ascii="Cambria" w:hAnsi="Cambria"/>
          <w:sz w:val="24"/>
          <w:szCs w:val="24"/>
        </w:rPr>
        <w:t xml:space="preserve"> la ficha y </w:t>
      </w:r>
      <w:proofErr w:type="spellStart"/>
      <w:r w:rsidR="00353379" w:rsidRPr="00631326">
        <w:rPr>
          <w:rFonts w:ascii="Cambria" w:hAnsi="Cambria"/>
          <w:sz w:val="24"/>
          <w:szCs w:val="24"/>
        </w:rPr>
        <w:t>curriculum</w:t>
      </w:r>
      <w:proofErr w:type="spellEnd"/>
      <w:r w:rsidR="005901C6" w:rsidRPr="00631326">
        <w:rPr>
          <w:rFonts w:ascii="Cambria" w:hAnsi="Cambria"/>
          <w:sz w:val="24"/>
          <w:szCs w:val="24"/>
        </w:rPr>
        <w:t xml:space="preserve"> del JUGADOR en la página web de</w:t>
      </w:r>
      <w:r w:rsidRPr="00631326">
        <w:rPr>
          <w:rFonts w:ascii="Cambria" w:hAnsi="Cambria"/>
          <w:sz w:val="24"/>
          <w:szCs w:val="24"/>
        </w:rPr>
        <w:t xml:space="preserve"> MAD ABOUT SOCCER</w:t>
      </w:r>
      <w:r w:rsidR="00353379" w:rsidRPr="00631326">
        <w:rPr>
          <w:rFonts w:ascii="Cambria" w:hAnsi="Cambria"/>
          <w:sz w:val="24"/>
          <w:szCs w:val="24"/>
        </w:rPr>
        <w:t xml:space="preserve">, así como en aquellos medios de difusión que </w:t>
      </w:r>
      <w:r w:rsidR="00A3646B" w:rsidRPr="00631326">
        <w:rPr>
          <w:rFonts w:ascii="Cambria" w:hAnsi="Cambria"/>
          <w:sz w:val="24"/>
          <w:szCs w:val="24"/>
        </w:rPr>
        <w:t xml:space="preserve">el representante </w:t>
      </w:r>
      <w:r w:rsidR="00353379" w:rsidRPr="00631326">
        <w:rPr>
          <w:rFonts w:ascii="Cambria" w:hAnsi="Cambria"/>
          <w:sz w:val="24"/>
          <w:szCs w:val="24"/>
        </w:rPr>
        <w:t>considere oportunos.</w:t>
      </w:r>
    </w:p>
    <w:p w14:paraId="4F304E29" w14:textId="4D8144A7" w:rsidR="00132355" w:rsidRDefault="00132355" w:rsidP="00631326">
      <w:pPr>
        <w:spacing w:line="276" w:lineRule="auto"/>
        <w:jc w:val="both"/>
        <w:rPr>
          <w:rFonts w:ascii="Cambria" w:hAnsi="Cambria"/>
          <w:sz w:val="24"/>
          <w:szCs w:val="24"/>
        </w:rPr>
      </w:pPr>
      <w:r w:rsidRPr="00631326">
        <w:rPr>
          <w:rFonts w:ascii="Cambria" w:hAnsi="Cambria"/>
          <w:sz w:val="24"/>
          <w:szCs w:val="24"/>
        </w:rPr>
        <w:t xml:space="preserve">4.- </w:t>
      </w:r>
      <w:r w:rsidR="005374D0" w:rsidRPr="00631326">
        <w:rPr>
          <w:rFonts w:ascii="Cambria" w:hAnsi="Cambria"/>
          <w:sz w:val="24"/>
          <w:szCs w:val="24"/>
        </w:rPr>
        <w:t xml:space="preserve">Se </w:t>
      </w:r>
      <w:r w:rsidRPr="00631326">
        <w:rPr>
          <w:rFonts w:ascii="Cambria" w:hAnsi="Cambria"/>
          <w:sz w:val="24"/>
          <w:szCs w:val="24"/>
        </w:rPr>
        <w:t>autoriza MAD ABOUT SOCCER a que utilice la imagen de El Jugador mientras dure la vinculación de ambos,</w:t>
      </w:r>
      <w:del w:id="1" w:author="Manu Ramirez N" w:date="2018-07-30T17:32:00Z">
        <w:r w:rsidRPr="00631326" w:rsidDel="00531BAA">
          <w:rPr>
            <w:rFonts w:ascii="Cambria" w:hAnsi="Cambria"/>
            <w:sz w:val="24"/>
            <w:szCs w:val="24"/>
          </w:rPr>
          <w:delText xml:space="preserve"> </w:delText>
        </w:r>
      </w:del>
      <w:r w:rsidRPr="00631326">
        <w:rPr>
          <w:rFonts w:ascii="Cambria" w:hAnsi="Cambria"/>
          <w:sz w:val="24"/>
          <w:szCs w:val="24"/>
        </w:rPr>
        <w:t xml:space="preserve"> para actos de promoción o de difusión mediática del Jugador, incluyendo a través de patrocinadores o de los terceros que MAD ABOUT SOCCER considere necesario en cada momento.</w:t>
      </w:r>
    </w:p>
    <w:p w14:paraId="6F982FF0" w14:textId="77777777" w:rsidR="00631326" w:rsidRPr="00631326" w:rsidRDefault="00631326" w:rsidP="00631326">
      <w:pPr>
        <w:spacing w:line="276" w:lineRule="auto"/>
        <w:jc w:val="both"/>
        <w:rPr>
          <w:rFonts w:ascii="Cambria" w:hAnsi="Cambria"/>
          <w:sz w:val="24"/>
          <w:szCs w:val="24"/>
        </w:rPr>
      </w:pPr>
    </w:p>
    <w:p w14:paraId="23053A52" w14:textId="5AC09AB5" w:rsidR="00631326" w:rsidRPr="00631326" w:rsidRDefault="005E295E" w:rsidP="00631326">
      <w:pPr>
        <w:spacing w:line="276" w:lineRule="auto"/>
        <w:jc w:val="both"/>
        <w:rPr>
          <w:rFonts w:ascii="Cambria" w:hAnsi="Cambria"/>
          <w:b/>
          <w:sz w:val="24"/>
          <w:szCs w:val="24"/>
          <w:u w:val="single"/>
        </w:rPr>
      </w:pPr>
      <w:proofErr w:type="gramStart"/>
      <w:r w:rsidRPr="00631326">
        <w:rPr>
          <w:rFonts w:ascii="Cambria" w:hAnsi="Cambria"/>
          <w:b/>
          <w:sz w:val="24"/>
          <w:szCs w:val="24"/>
          <w:u w:val="single"/>
        </w:rPr>
        <w:t>Sexta</w:t>
      </w:r>
      <w:r w:rsidR="00631326" w:rsidRPr="00631326">
        <w:rPr>
          <w:rFonts w:ascii="Cambria" w:hAnsi="Cambria"/>
          <w:b/>
          <w:sz w:val="24"/>
          <w:szCs w:val="24"/>
        </w:rPr>
        <w:t>.-</w:t>
      </w:r>
      <w:proofErr w:type="gramEnd"/>
      <w:r w:rsidR="00631326" w:rsidRPr="00631326">
        <w:rPr>
          <w:rFonts w:ascii="Cambria" w:hAnsi="Cambria"/>
          <w:b/>
          <w:sz w:val="24"/>
          <w:szCs w:val="24"/>
        </w:rPr>
        <w:t xml:space="preserve"> </w:t>
      </w:r>
      <w:r w:rsidR="00631326">
        <w:rPr>
          <w:rFonts w:ascii="Cambria" w:hAnsi="Cambria"/>
          <w:b/>
          <w:sz w:val="24"/>
          <w:szCs w:val="24"/>
        </w:rPr>
        <w:t>C</w:t>
      </w:r>
      <w:r w:rsidR="00631326" w:rsidRPr="00631326">
        <w:rPr>
          <w:rFonts w:ascii="Cambria" w:hAnsi="Cambria"/>
          <w:b/>
          <w:sz w:val="24"/>
          <w:szCs w:val="24"/>
        </w:rPr>
        <w:t>láusula </w:t>
      </w:r>
      <w:r w:rsidR="00631326">
        <w:rPr>
          <w:rFonts w:ascii="Cambria" w:hAnsi="Cambria"/>
          <w:b/>
          <w:sz w:val="24"/>
          <w:szCs w:val="24"/>
        </w:rPr>
        <w:t>Indemnizatoria.</w:t>
      </w:r>
    </w:p>
    <w:p w14:paraId="1A9B1D34" w14:textId="6C7ADB36" w:rsidR="00631326" w:rsidRPr="00631326" w:rsidRDefault="00631326" w:rsidP="00631326">
      <w:pPr>
        <w:spacing w:line="276" w:lineRule="auto"/>
        <w:jc w:val="both"/>
        <w:rPr>
          <w:rFonts w:ascii="Cambria" w:hAnsi="Cambria"/>
          <w:sz w:val="24"/>
          <w:szCs w:val="24"/>
        </w:rPr>
      </w:pPr>
      <w:r w:rsidRPr="00631326">
        <w:rPr>
          <w:rFonts w:ascii="Cambria" w:hAnsi="Cambria"/>
          <w:sz w:val="24"/>
          <w:szCs w:val="24"/>
        </w:rPr>
        <w:t xml:space="preserve">Para el supuesto de que el jugador con contrato de representación en vigor y exclusividad, utilizara los servicios de otra persona o lo hiciera él mismo, a los </w:t>
      </w:r>
      <w:r w:rsidRPr="00631326">
        <w:rPr>
          <w:rFonts w:ascii="Cambria" w:hAnsi="Cambria"/>
          <w:sz w:val="24"/>
          <w:szCs w:val="24"/>
        </w:rPr>
        <w:lastRenderedPageBreak/>
        <w:t>efectos de negociar o renegociar un contrato de trabajo o cerrar un acuerdo de transferencia entre dos clubes, distinto al intermediario contratado, durante el período de vigencia de dicho acuerdo, o incumpliera cualesquiera de los acuerdos de este contrato, se establece una cláusula indemnizatoria a favor del intermediario por un importe de ................................ .</w:t>
      </w:r>
    </w:p>
    <w:p w14:paraId="334A8CE7" w14:textId="7DE6B774" w:rsidR="00631326" w:rsidRPr="00631326" w:rsidRDefault="00631326" w:rsidP="00631326">
      <w:pPr>
        <w:spacing w:line="276" w:lineRule="auto"/>
        <w:jc w:val="both"/>
        <w:rPr>
          <w:rFonts w:ascii="Cambria" w:hAnsi="Cambria"/>
          <w:b/>
          <w:sz w:val="24"/>
          <w:szCs w:val="24"/>
          <w:u w:val="single"/>
        </w:rPr>
      </w:pPr>
    </w:p>
    <w:p w14:paraId="794EC93C" w14:textId="6592BC9F" w:rsidR="005E295E" w:rsidRPr="00631326" w:rsidRDefault="00631326" w:rsidP="00631326">
      <w:pPr>
        <w:spacing w:line="276" w:lineRule="auto"/>
        <w:jc w:val="both"/>
        <w:rPr>
          <w:rFonts w:ascii="Cambria" w:hAnsi="Cambria"/>
          <w:b/>
          <w:sz w:val="24"/>
          <w:szCs w:val="24"/>
        </w:rPr>
      </w:pPr>
      <w:proofErr w:type="gramStart"/>
      <w:r>
        <w:rPr>
          <w:rFonts w:ascii="Cambria" w:hAnsi="Cambria"/>
          <w:b/>
          <w:sz w:val="24"/>
          <w:szCs w:val="24"/>
          <w:u w:val="single"/>
        </w:rPr>
        <w:t>Séptim</w:t>
      </w:r>
      <w:r w:rsidRPr="00631326">
        <w:rPr>
          <w:rFonts w:ascii="Cambria" w:hAnsi="Cambria"/>
          <w:b/>
          <w:sz w:val="24"/>
          <w:szCs w:val="24"/>
          <w:u w:val="single"/>
        </w:rPr>
        <w:t>a</w:t>
      </w:r>
      <w:r w:rsidRPr="00631326">
        <w:rPr>
          <w:rFonts w:ascii="Cambria" w:hAnsi="Cambria"/>
          <w:b/>
          <w:sz w:val="24"/>
          <w:szCs w:val="24"/>
        </w:rPr>
        <w:t>.-</w:t>
      </w:r>
      <w:proofErr w:type="gramEnd"/>
      <w:r w:rsidRPr="00631326">
        <w:rPr>
          <w:rFonts w:ascii="Cambria" w:hAnsi="Cambria"/>
          <w:b/>
          <w:sz w:val="24"/>
          <w:szCs w:val="24"/>
        </w:rPr>
        <w:t xml:space="preserve"> </w:t>
      </w:r>
      <w:r w:rsidR="005E295E" w:rsidRPr="00631326">
        <w:rPr>
          <w:rFonts w:ascii="Cambria" w:hAnsi="Cambria"/>
          <w:b/>
          <w:sz w:val="24"/>
          <w:szCs w:val="24"/>
        </w:rPr>
        <w:t>Ámbito jurídico.</w:t>
      </w:r>
    </w:p>
    <w:p w14:paraId="4CEB1FA1" w14:textId="0F46DE8B" w:rsidR="005E295E" w:rsidRPr="00631326" w:rsidRDefault="005E295E" w:rsidP="00631326">
      <w:pPr>
        <w:spacing w:line="276" w:lineRule="auto"/>
        <w:jc w:val="both"/>
        <w:rPr>
          <w:rFonts w:ascii="Cambria" w:hAnsi="Cambria"/>
          <w:sz w:val="24"/>
          <w:szCs w:val="24"/>
        </w:rPr>
      </w:pPr>
      <w:r w:rsidRPr="00631326">
        <w:rPr>
          <w:rFonts w:ascii="Cambria" w:hAnsi="Cambria"/>
          <w:sz w:val="24"/>
          <w:szCs w:val="24"/>
        </w:rPr>
        <w:t xml:space="preserve">Con base en el artículo 1.255 del Código Civil, Titulo XIII de la Ley 10/90, de 15 de </w:t>
      </w:r>
      <w:proofErr w:type="gramStart"/>
      <w:r w:rsidRPr="00631326">
        <w:rPr>
          <w:rFonts w:ascii="Cambria" w:hAnsi="Cambria"/>
          <w:sz w:val="24"/>
          <w:szCs w:val="24"/>
        </w:rPr>
        <w:t>Octubre</w:t>
      </w:r>
      <w:proofErr w:type="gramEnd"/>
      <w:r w:rsidRPr="00631326">
        <w:rPr>
          <w:rFonts w:ascii="Cambria" w:hAnsi="Cambria"/>
          <w:sz w:val="24"/>
          <w:szCs w:val="24"/>
        </w:rPr>
        <w:t xml:space="preserve"> del Deporte y el articulo 41 del Reglamento General de la RFEF para cuestiones que pudieran surgir por la interpretación y cumplimiento de este contrato, ambas partes de manera expresa, se someten al Comité Jurisdiccional de la (</w:t>
      </w:r>
      <w:r w:rsidR="00A3646B" w:rsidRPr="00631326">
        <w:rPr>
          <w:rFonts w:ascii="Cambria" w:hAnsi="Cambria"/>
          <w:sz w:val="24"/>
          <w:szCs w:val="24"/>
        </w:rPr>
        <w:t>F</w:t>
      </w:r>
      <w:r w:rsidRPr="00631326">
        <w:rPr>
          <w:rFonts w:ascii="Cambria" w:hAnsi="Cambria"/>
          <w:sz w:val="24"/>
          <w:szCs w:val="24"/>
        </w:rPr>
        <w:t>ederación), cuyas normas de funcionamiento declaran conocer.</w:t>
      </w:r>
    </w:p>
    <w:p w14:paraId="09765DF4" w14:textId="0FE987AA" w:rsidR="00631326" w:rsidRDefault="00631326" w:rsidP="00631326">
      <w:pPr>
        <w:spacing w:line="276" w:lineRule="auto"/>
        <w:jc w:val="both"/>
        <w:rPr>
          <w:rFonts w:ascii="Cambria" w:hAnsi="Cambria"/>
          <w:b/>
          <w:sz w:val="24"/>
          <w:szCs w:val="24"/>
        </w:rPr>
      </w:pPr>
    </w:p>
    <w:p w14:paraId="0085E41F" w14:textId="268DCA2F" w:rsidR="00555C64" w:rsidRPr="00631326" w:rsidRDefault="00631326" w:rsidP="00631326">
      <w:pPr>
        <w:spacing w:line="276" w:lineRule="auto"/>
        <w:jc w:val="both"/>
        <w:rPr>
          <w:rFonts w:ascii="Cambria" w:hAnsi="Cambria"/>
          <w:b/>
          <w:sz w:val="24"/>
          <w:szCs w:val="24"/>
        </w:rPr>
      </w:pPr>
      <w:proofErr w:type="gramStart"/>
      <w:r w:rsidRPr="00631326">
        <w:rPr>
          <w:rFonts w:ascii="Cambria" w:hAnsi="Cambria"/>
          <w:b/>
          <w:sz w:val="24"/>
          <w:szCs w:val="24"/>
          <w:u w:val="single"/>
        </w:rPr>
        <w:t>Octava</w:t>
      </w:r>
      <w:r w:rsidR="005E295E" w:rsidRPr="00631326">
        <w:rPr>
          <w:rFonts w:ascii="Cambria" w:hAnsi="Cambria"/>
          <w:b/>
          <w:sz w:val="24"/>
          <w:szCs w:val="24"/>
        </w:rPr>
        <w:t>.-</w:t>
      </w:r>
      <w:proofErr w:type="gramEnd"/>
      <w:r w:rsidR="005E295E" w:rsidRPr="00631326">
        <w:rPr>
          <w:rFonts w:ascii="Cambria" w:hAnsi="Cambria"/>
          <w:b/>
          <w:sz w:val="24"/>
          <w:szCs w:val="24"/>
        </w:rPr>
        <w:t xml:space="preserve"> </w:t>
      </w:r>
      <w:r w:rsidR="003D5235" w:rsidRPr="00631326">
        <w:rPr>
          <w:rFonts w:ascii="Cambria" w:hAnsi="Cambria"/>
          <w:b/>
          <w:sz w:val="24"/>
          <w:szCs w:val="24"/>
        </w:rPr>
        <w:t xml:space="preserve"> Ley de Protección de Datos. </w:t>
      </w:r>
    </w:p>
    <w:p w14:paraId="7319ABC5" w14:textId="50B10E31" w:rsidR="00531BAA" w:rsidRPr="00631326" w:rsidRDefault="00531BAA" w:rsidP="00631326">
      <w:pPr>
        <w:spacing w:line="276" w:lineRule="auto"/>
        <w:jc w:val="both"/>
        <w:rPr>
          <w:rFonts w:ascii="Cambria" w:hAnsi="Cambria"/>
          <w:sz w:val="24"/>
          <w:szCs w:val="24"/>
        </w:rPr>
      </w:pPr>
      <w:r w:rsidRPr="00631326">
        <w:rPr>
          <w:rFonts w:ascii="Cambria" w:hAnsi="Cambria"/>
          <w:sz w:val="24"/>
          <w:szCs w:val="24"/>
        </w:rPr>
        <w:t xml:space="preserve">Se le informa que los datos personales facilitados por </w:t>
      </w:r>
      <w:r w:rsidR="005374D0" w:rsidRPr="00631326">
        <w:rPr>
          <w:rFonts w:ascii="Cambria" w:hAnsi="Cambria"/>
          <w:sz w:val="24"/>
          <w:szCs w:val="24"/>
        </w:rPr>
        <w:t xml:space="preserve">el </w:t>
      </w:r>
      <w:r w:rsidR="004D657E" w:rsidRPr="00631326">
        <w:rPr>
          <w:rFonts w:ascii="Cambria" w:hAnsi="Cambria"/>
          <w:sz w:val="24"/>
          <w:szCs w:val="24"/>
        </w:rPr>
        <w:t>Jugador</w:t>
      </w:r>
      <w:r w:rsidRPr="00631326">
        <w:rPr>
          <w:rFonts w:ascii="Cambria" w:hAnsi="Cambria"/>
          <w:sz w:val="24"/>
          <w:szCs w:val="24"/>
        </w:rPr>
        <w:t xml:space="preserve"> han sido incorporados a un fichero titularidad de </w:t>
      </w:r>
      <w:proofErr w:type="spellStart"/>
      <w:r w:rsidR="003D5235" w:rsidRPr="00631326">
        <w:rPr>
          <w:rFonts w:ascii="Cambria" w:hAnsi="Cambria"/>
          <w:sz w:val="24"/>
          <w:szCs w:val="24"/>
        </w:rPr>
        <w:t>Mad</w:t>
      </w:r>
      <w:proofErr w:type="spellEnd"/>
      <w:r w:rsidR="003D5235" w:rsidRPr="00631326">
        <w:rPr>
          <w:rFonts w:ascii="Cambria" w:hAnsi="Cambria"/>
          <w:sz w:val="24"/>
          <w:szCs w:val="24"/>
        </w:rPr>
        <w:t xml:space="preserve"> </w:t>
      </w:r>
      <w:proofErr w:type="spellStart"/>
      <w:r w:rsidR="003D5235" w:rsidRPr="00631326">
        <w:rPr>
          <w:rFonts w:ascii="Cambria" w:hAnsi="Cambria"/>
          <w:sz w:val="24"/>
          <w:szCs w:val="24"/>
        </w:rPr>
        <w:t>About</w:t>
      </w:r>
      <w:proofErr w:type="spellEnd"/>
      <w:r w:rsidR="003D5235" w:rsidRPr="00631326">
        <w:rPr>
          <w:rFonts w:ascii="Cambria" w:hAnsi="Cambria"/>
          <w:sz w:val="24"/>
          <w:szCs w:val="24"/>
        </w:rPr>
        <w:t xml:space="preserve"> Soccer, S.L.</w:t>
      </w:r>
      <w:r w:rsidRPr="00631326">
        <w:rPr>
          <w:rFonts w:ascii="Cambria" w:hAnsi="Cambria"/>
          <w:sz w:val="24"/>
          <w:szCs w:val="24"/>
        </w:rPr>
        <w:t xml:space="preserve">, con la finalidad de enviarles información y publicidad sobre nuestras actividades y sobre los productos de nuestros patrocinadores. Con su aceptación usted consiente expresamente y autoriza a </w:t>
      </w:r>
      <w:proofErr w:type="spellStart"/>
      <w:r w:rsidR="003D5235" w:rsidRPr="00631326">
        <w:rPr>
          <w:rFonts w:ascii="Cambria" w:hAnsi="Cambria"/>
          <w:sz w:val="24"/>
          <w:szCs w:val="24"/>
        </w:rPr>
        <w:t>Mad</w:t>
      </w:r>
      <w:proofErr w:type="spellEnd"/>
      <w:r w:rsidR="003D5235" w:rsidRPr="00631326">
        <w:rPr>
          <w:rFonts w:ascii="Cambria" w:hAnsi="Cambria"/>
          <w:sz w:val="24"/>
          <w:szCs w:val="24"/>
        </w:rPr>
        <w:t xml:space="preserve"> </w:t>
      </w:r>
      <w:proofErr w:type="spellStart"/>
      <w:r w:rsidR="003D5235" w:rsidRPr="00631326">
        <w:rPr>
          <w:rFonts w:ascii="Cambria" w:hAnsi="Cambria"/>
          <w:sz w:val="24"/>
          <w:szCs w:val="24"/>
        </w:rPr>
        <w:t>About</w:t>
      </w:r>
      <w:proofErr w:type="spellEnd"/>
      <w:r w:rsidR="003D5235" w:rsidRPr="00631326">
        <w:rPr>
          <w:rFonts w:ascii="Cambria" w:hAnsi="Cambria"/>
          <w:sz w:val="24"/>
          <w:szCs w:val="24"/>
        </w:rPr>
        <w:t xml:space="preserve"> Soccer, S.L. </w:t>
      </w:r>
      <w:r w:rsidRPr="00631326">
        <w:rPr>
          <w:rFonts w:ascii="Cambria" w:hAnsi="Cambria"/>
          <w:sz w:val="24"/>
          <w:szCs w:val="24"/>
        </w:rPr>
        <w:t xml:space="preserve"> para que trate sus datos personales según las finalidades expuestas.</w:t>
      </w:r>
    </w:p>
    <w:p w14:paraId="3ADF8E4A" w14:textId="20FFF390" w:rsidR="00531BAA" w:rsidRPr="00631326" w:rsidRDefault="00531BAA" w:rsidP="00631326">
      <w:pPr>
        <w:spacing w:line="276" w:lineRule="auto"/>
        <w:jc w:val="both"/>
        <w:rPr>
          <w:rFonts w:ascii="Cambria" w:hAnsi="Cambria"/>
          <w:sz w:val="24"/>
          <w:szCs w:val="24"/>
        </w:rPr>
      </w:pPr>
      <w:r w:rsidRPr="00631326">
        <w:rPr>
          <w:rFonts w:ascii="Cambria" w:hAnsi="Cambria"/>
          <w:sz w:val="24"/>
          <w:szCs w:val="24"/>
        </w:rPr>
        <w:t xml:space="preserve">En todo caso </w:t>
      </w:r>
      <w:r w:rsidR="005374D0" w:rsidRPr="00631326">
        <w:rPr>
          <w:rFonts w:ascii="Cambria" w:hAnsi="Cambria"/>
          <w:sz w:val="24"/>
          <w:szCs w:val="24"/>
        </w:rPr>
        <w:t xml:space="preserve">se </w:t>
      </w:r>
      <w:r w:rsidRPr="00631326">
        <w:rPr>
          <w:rFonts w:ascii="Cambria" w:hAnsi="Cambria"/>
          <w:sz w:val="24"/>
          <w:szCs w:val="24"/>
        </w:rPr>
        <w:t>podrá</w:t>
      </w:r>
      <w:r w:rsidR="003D5235" w:rsidRPr="00631326">
        <w:rPr>
          <w:rFonts w:ascii="Cambria" w:hAnsi="Cambria"/>
          <w:sz w:val="24"/>
          <w:szCs w:val="24"/>
        </w:rPr>
        <w:t>n</w:t>
      </w:r>
      <w:r w:rsidRPr="00631326">
        <w:rPr>
          <w:rFonts w:ascii="Cambria" w:hAnsi="Cambria"/>
          <w:sz w:val="24"/>
          <w:szCs w:val="24"/>
        </w:rPr>
        <w:t xml:space="preserve"> ejecutar los derechos de acceso, rectificación, cancelación y oposición en la siguiente dirección: </w:t>
      </w:r>
      <w:proofErr w:type="spellStart"/>
      <w:r w:rsidR="003D5235" w:rsidRPr="00631326">
        <w:rPr>
          <w:rFonts w:ascii="Cambria" w:hAnsi="Cambria"/>
          <w:sz w:val="24"/>
          <w:szCs w:val="24"/>
        </w:rPr>
        <w:t>Mad</w:t>
      </w:r>
      <w:proofErr w:type="spellEnd"/>
      <w:r w:rsidR="003D5235" w:rsidRPr="00631326">
        <w:rPr>
          <w:rFonts w:ascii="Cambria" w:hAnsi="Cambria"/>
          <w:sz w:val="24"/>
          <w:szCs w:val="24"/>
        </w:rPr>
        <w:t xml:space="preserve"> </w:t>
      </w:r>
      <w:proofErr w:type="spellStart"/>
      <w:r w:rsidR="003D5235" w:rsidRPr="00631326">
        <w:rPr>
          <w:rFonts w:ascii="Cambria" w:hAnsi="Cambria"/>
          <w:sz w:val="24"/>
          <w:szCs w:val="24"/>
        </w:rPr>
        <w:t>About</w:t>
      </w:r>
      <w:proofErr w:type="spellEnd"/>
      <w:r w:rsidR="003D5235" w:rsidRPr="00631326">
        <w:rPr>
          <w:rFonts w:ascii="Cambria" w:hAnsi="Cambria"/>
          <w:sz w:val="24"/>
          <w:szCs w:val="24"/>
        </w:rPr>
        <w:t xml:space="preserve"> Soccer, S.L. Paseo General Martínez Campos, nº 33, bajo C. 28010 Madrid o a </w:t>
      </w:r>
      <w:r w:rsidR="005374D0" w:rsidRPr="00631326">
        <w:rPr>
          <w:rFonts w:ascii="Cambria" w:hAnsi="Cambria"/>
          <w:sz w:val="24"/>
          <w:szCs w:val="24"/>
        </w:rPr>
        <w:t>info</w:t>
      </w:r>
      <w:r w:rsidR="00A3646B" w:rsidRPr="00631326">
        <w:rPr>
          <w:rFonts w:ascii="Cambria" w:hAnsi="Cambria"/>
          <w:sz w:val="24"/>
          <w:szCs w:val="24"/>
        </w:rPr>
        <w:t>@</w:t>
      </w:r>
      <w:r w:rsidR="005374D0" w:rsidRPr="00631326">
        <w:rPr>
          <w:rFonts w:ascii="Cambria" w:hAnsi="Cambria"/>
          <w:sz w:val="24"/>
          <w:szCs w:val="24"/>
        </w:rPr>
        <w:t>madaboutsoccer.</w:t>
      </w:r>
      <w:r w:rsidR="003D5235" w:rsidRPr="00631326">
        <w:rPr>
          <w:rFonts w:ascii="Cambria" w:hAnsi="Cambria"/>
          <w:sz w:val="24"/>
          <w:szCs w:val="24"/>
        </w:rPr>
        <w:t xml:space="preserve">com, </w:t>
      </w:r>
      <w:r w:rsidRPr="00631326">
        <w:rPr>
          <w:rFonts w:ascii="Cambria" w:hAnsi="Cambria"/>
          <w:sz w:val="24"/>
          <w:szCs w:val="24"/>
        </w:rPr>
        <w:t>indicando en el asunto LOPD y adjuntando copia de su D.N.I. Se le informa debidamente que podrá ejercitar cualquier reclamación en relación con el tratamiento de sus datos de carácter personal ante la AEPD (Agencia Española de Protección de Datos) con domicilio en la calle Jorge Juan nº 6, 28001 de Madrid.</w:t>
      </w:r>
    </w:p>
    <w:p w14:paraId="507CC882" w14:textId="0EF7F01C" w:rsidR="006E281F" w:rsidRPr="00631326" w:rsidRDefault="006E281F" w:rsidP="00631326">
      <w:pPr>
        <w:spacing w:line="276" w:lineRule="auto"/>
        <w:jc w:val="both"/>
        <w:rPr>
          <w:rFonts w:ascii="Cambria" w:hAnsi="Cambria"/>
          <w:sz w:val="24"/>
          <w:szCs w:val="24"/>
        </w:rPr>
      </w:pPr>
      <w:r w:rsidRPr="00631326">
        <w:rPr>
          <w:rFonts w:ascii="Cambria" w:hAnsi="Cambria"/>
          <w:sz w:val="24"/>
          <w:szCs w:val="24"/>
        </w:rPr>
        <w:t>Las copias del contrato firmadas por fax o escaneadas por correo electrónico tendrán la misma validez que los contratos originales.</w:t>
      </w:r>
    </w:p>
    <w:p w14:paraId="4D189AD2" w14:textId="298DC80D" w:rsidR="00D159A2" w:rsidRPr="00631326" w:rsidRDefault="00AE6BF5" w:rsidP="00631326">
      <w:pPr>
        <w:spacing w:line="276" w:lineRule="auto"/>
        <w:jc w:val="both"/>
        <w:rPr>
          <w:rFonts w:ascii="Cambria" w:hAnsi="Cambria"/>
          <w:sz w:val="24"/>
          <w:szCs w:val="24"/>
        </w:rPr>
      </w:pPr>
      <w:r w:rsidRPr="00631326">
        <w:rPr>
          <w:rFonts w:ascii="Cambria" w:hAnsi="Cambria"/>
          <w:sz w:val="24"/>
          <w:szCs w:val="24"/>
        </w:rPr>
        <w:t>Para que así conste, las partes firman</w:t>
      </w:r>
      <w:r w:rsidR="00F63926" w:rsidRPr="00631326">
        <w:rPr>
          <w:rFonts w:ascii="Cambria" w:hAnsi="Cambria"/>
          <w:sz w:val="24"/>
          <w:szCs w:val="24"/>
        </w:rPr>
        <w:t xml:space="preserve"> </w:t>
      </w:r>
      <w:r w:rsidR="003D5235" w:rsidRPr="00631326">
        <w:rPr>
          <w:rFonts w:ascii="Cambria" w:hAnsi="Cambria"/>
          <w:sz w:val="24"/>
          <w:szCs w:val="24"/>
        </w:rPr>
        <w:t>el presente contrato</w:t>
      </w:r>
      <w:r w:rsidR="00F63926" w:rsidRPr="00631326">
        <w:rPr>
          <w:rFonts w:ascii="Cambria" w:hAnsi="Cambria"/>
          <w:sz w:val="24"/>
          <w:szCs w:val="24"/>
        </w:rPr>
        <w:t xml:space="preserve"> por duplicado</w:t>
      </w:r>
      <w:r w:rsidRPr="00631326">
        <w:rPr>
          <w:rFonts w:ascii="Cambria" w:hAnsi="Cambria"/>
          <w:sz w:val="24"/>
          <w:szCs w:val="24"/>
        </w:rPr>
        <w:t xml:space="preserve"> en el lugar y fecha qu</w:t>
      </w:r>
      <w:r w:rsidR="00D159A2" w:rsidRPr="00631326">
        <w:rPr>
          <w:rFonts w:ascii="Cambria" w:hAnsi="Cambria"/>
          <w:sz w:val="24"/>
          <w:szCs w:val="24"/>
        </w:rPr>
        <w:t>e figuran en el encabezamiento</w:t>
      </w:r>
      <w:r w:rsidR="00AD251C" w:rsidRPr="00631326">
        <w:rPr>
          <w:rFonts w:ascii="Cambria" w:hAnsi="Cambria"/>
          <w:sz w:val="24"/>
          <w:szCs w:val="24"/>
        </w:rPr>
        <w:t>.</w:t>
      </w:r>
    </w:p>
    <w:p w14:paraId="5B6EC353" w14:textId="6D7D7EA3" w:rsidR="005E295E" w:rsidRDefault="00631326" w:rsidP="00631326">
      <w:pPr>
        <w:spacing w:line="276" w:lineRule="auto"/>
        <w:jc w:val="both"/>
        <w:rPr>
          <w:rFonts w:ascii="Cambria" w:hAnsi="Cambria"/>
          <w:sz w:val="24"/>
          <w:szCs w:val="24"/>
        </w:rPr>
      </w:pPr>
      <w:r w:rsidRPr="00631326">
        <w:rPr>
          <w:rFonts w:ascii="Cambria" w:hAnsi="Cambria"/>
          <w:noProof/>
          <w:sz w:val="24"/>
          <w:szCs w:val="24"/>
          <w:lang w:eastAsia="es-ES"/>
        </w:rPr>
        <w:drawing>
          <wp:anchor distT="0" distB="0" distL="114300" distR="114300" simplePos="0" relativeHeight="251658240" behindDoc="1" locked="0" layoutInCell="1" allowOverlap="1" wp14:anchorId="245FA4F1" wp14:editId="324353F8">
            <wp:simplePos x="0" y="0"/>
            <wp:positionH relativeFrom="margin">
              <wp:posOffset>-66675</wp:posOffset>
            </wp:positionH>
            <wp:positionV relativeFrom="paragraph">
              <wp:posOffset>190500</wp:posOffset>
            </wp:positionV>
            <wp:extent cx="1888671" cy="683586"/>
            <wp:effectExtent l="0" t="0" r="0" b="2540"/>
            <wp:wrapTight wrapText="bothSides">
              <wp:wrapPolygon edited="0">
                <wp:start x="0" y="0"/>
                <wp:lineTo x="0" y="21078"/>
                <wp:lineTo x="21353" y="21078"/>
                <wp:lineTo x="21353" y="0"/>
                <wp:lineTo x="0" y="0"/>
              </wp:wrapPolygon>
            </wp:wrapTight>
            <wp:docPr id="1" name="Imagen 1" descr="Firma Ernesto Daub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rma Ernesto Daubar&#10;&#10;Descripción generada automáticamente con confianza media"/>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8671" cy="683586"/>
                    </a:xfrm>
                    <a:prstGeom prst="rect">
                      <a:avLst/>
                    </a:prstGeom>
                  </pic:spPr>
                </pic:pic>
              </a:graphicData>
            </a:graphic>
            <wp14:sizeRelH relativeFrom="page">
              <wp14:pctWidth>0</wp14:pctWidth>
            </wp14:sizeRelH>
            <wp14:sizeRelV relativeFrom="page">
              <wp14:pctHeight>0</wp14:pctHeight>
            </wp14:sizeRelV>
          </wp:anchor>
        </w:drawing>
      </w:r>
    </w:p>
    <w:p w14:paraId="1CFF1164" w14:textId="4212FCEA" w:rsidR="00631326" w:rsidRDefault="00631326" w:rsidP="00631326">
      <w:pPr>
        <w:spacing w:line="276" w:lineRule="auto"/>
        <w:jc w:val="both"/>
        <w:rPr>
          <w:rFonts w:ascii="Cambria" w:hAnsi="Cambria"/>
          <w:sz w:val="24"/>
          <w:szCs w:val="24"/>
        </w:rPr>
      </w:pPr>
    </w:p>
    <w:p w14:paraId="004AE234" w14:textId="01FE8C32" w:rsidR="00631326" w:rsidRDefault="009E29AC" w:rsidP="00631326">
      <w:pPr>
        <w:spacing w:line="276" w:lineRule="auto"/>
        <w:jc w:val="both"/>
        <w:rPr>
          <w:rFonts w:ascii="Cambria" w:hAnsi="Cambria"/>
          <w:sz w:val="24"/>
          <w:szCs w:val="24"/>
        </w:rPr>
      </w:pPr>
      <w:r>
        <w:rPr>
          <w:rFonts w:ascii="Cambria" w:hAnsi="Cambria"/>
          <w:noProof/>
          <w:sz w:val="24"/>
          <w:szCs w:val="24"/>
        </w:rPr>
        <mc:AlternateContent>
          <mc:Choice Requires="wpi">
            <w:drawing>
              <wp:anchor distT="0" distB="0" distL="114300" distR="114300" simplePos="0" relativeHeight="251659264" behindDoc="0" locked="0" layoutInCell="1" allowOverlap="1" wp14:anchorId="1D54FAFC" wp14:editId="7DC0EF23">
                <wp:simplePos x="0" y="0"/>
                <wp:positionH relativeFrom="column">
                  <wp:posOffset>2656643</wp:posOffset>
                </wp:positionH>
                <wp:positionV relativeFrom="paragraph">
                  <wp:posOffset>-505531</wp:posOffset>
                </wp:positionV>
                <wp:extent cx="1590840" cy="1070280"/>
                <wp:effectExtent l="38100" t="38100" r="34925" b="47625"/>
                <wp:wrapNone/>
                <wp:docPr id="3" name="Entrada de lápiz 3"/>
                <wp:cNvGraphicFramePr/>
                <a:graphic xmlns:a="http://schemas.openxmlformats.org/drawingml/2006/main">
                  <a:graphicData uri="http://schemas.microsoft.com/office/word/2010/wordprocessingInk">
                    <w14:contentPart bwMode="auto" r:id="rId8">
                      <w14:nvContentPartPr>
                        <w14:cNvContentPartPr/>
                      </w14:nvContentPartPr>
                      <w14:xfrm>
                        <a:off x="0" y="0"/>
                        <a:ext cx="1590840" cy="1070280"/>
                      </w14:xfrm>
                    </w14:contentPart>
                  </a:graphicData>
                </a:graphic>
              </wp:anchor>
            </w:drawing>
          </mc:Choice>
          <mc:Fallback>
            <w:pict>
              <v:shapetype w14:anchorId="144150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208.5pt;margin-top:-40.5pt;width:126.65pt;height:85.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">
                <v:imagedata r:id="rId9" o:title=""/>
              </v:shape>
            </w:pict>
          </mc:Fallback>
        </mc:AlternateContent>
      </w:r>
    </w:p>
    <w:p w14:paraId="53D49332" w14:textId="77777777" w:rsidR="00631326" w:rsidRPr="00631326" w:rsidRDefault="00631326" w:rsidP="00631326">
      <w:pPr>
        <w:spacing w:line="276" w:lineRule="auto"/>
        <w:jc w:val="both"/>
        <w:rPr>
          <w:rFonts w:ascii="Cambria" w:hAnsi="Cambria"/>
          <w:sz w:val="24"/>
          <w:szCs w:val="24"/>
        </w:rPr>
      </w:pPr>
    </w:p>
    <w:p w14:paraId="3A383113" w14:textId="4175EC3B" w:rsidR="003D5235" w:rsidRPr="00631326" w:rsidRDefault="003D5235" w:rsidP="00631326">
      <w:pPr>
        <w:spacing w:line="276" w:lineRule="auto"/>
        <w:jc w:val="both"/>
        <w:rPr>
          <w:rFonts w:ascii="Cambria" w:hAnsi="Cambria"/>
          <w:sz w:val="24"/>
          <w:szCs w:val="24"/>
        </w:rPr>
      </w:pPr>
      <w:r w:rsidRPr="009E29AC">
        <w:rPr>
          <w:rFonts w:ascii="Cambria" w:hAnsi="Cambria"/>
          <w:sz w:val="24"/>
          <w:szCs w:val="24"/>
          <w:lang w:val="en-US"/>
        </w:rPr>
        <w:t>MAD ABOUT SOCCER, S.L.</w:t>
      </w:r>
      <w:r w:rsidRPr="009E29AC">
        <w:rPr>
          <w:rFonts w:ascii="Cambria" w:hAnsi="Cambria"/>
          <w:sz w:val="24"/>
          <w:szCs w:val="24"/>
          <w:lang w:val="en-US"/>
        </w:rPr>
        <w:tab/>
      </w:r>
      <w:r w:rsidRPr="009E29AC">
        <w:rPr>
          <w:rFonts w:ascii="Cambria" w:hAnsi="Cambria"/>
          <w:sz w:val="24"/>
          <w:szCs w:val="24"/>
          <w:lang w:val="en-US"/>
        </w:rPr>
        <w:tab/>
      </w:r>
      <w:r w:rsidRPr="009E29AC">
        <w:rPr>
          <w:rFonts w:ascii="Cambria" w:hAnsi="Cambria"/>
          <w:sz w:val="24"/>
          <w:szCs w:val="24"/>
          <w:lang w:val="en-US"/>
        </w:rPr>
        <w:tab/>
      </w:r>
      <w:r w:rsidRPr="009E29AC">
        <w:rPr>
          <w:rFonts w:ascii="Cambria" w:hAnsi="Cambria"/>
          <w:sz w:val="24"/>
          <w:szCs w:val="24"/>
          <w:lang w:val="en-US"/>
        </w:rPr>
        <w:tab/>
      </w:r>
      <w:r w:rsidR="005374D0" w:rsidRPr="00631326">
        <w:rPr>
          <w:rFonts w:ascii="Cambria" w:hAnsi="Cambria"/>
          <w:sz w:val="24"/>
          <w:szCs w:val="24"/>
        </w:rPr>
        <w:t>EL JUGADOR</w:t>
      </w:r>
    </w:p>
    <w:p w14:paraId="75C36BAE" w14:textId="36342BFF" w:rsidR="003D5235" w:rsidRDefault="00446E51" w:rsidP="00631326">
      <w:pPr>
        <w:spacing w:line="276" w:lineRule="auto"/>
        <w:jc w:val="both"/>
        <w:rPr>
          <w:rFonts w:ascii="Cambria" w:hAnsi="Cambria"/>
          <w:sz w:val="24"/>
          <w:szCs w:val="24"/>
        </w:rPr>
      </w:pPr>
      <w:r w:rsidRPr="00631326">
        <w:rPr>
          <w:rFonts w:ascii="Cambria" w:hAnsi="Cambria"/>
          <w:sz w:val="24"/>
          <w:szCs w:val="24"/>
        </w:rPr>
        <w:t xml:space="preserve">Ernesto </w:t>
      </w:r>
      <w:proofErr w:type="spellStart"/>
      <w:r w:rsidRPr="00631326">
        <w:rPr>
          <w:rFonts w:ascii="Cambria" w:hAnsi="Cambria"/>
          <w:sz w:val="24"/>
          <w:szCs w:val="24"/>
        </w:rPr>
        <w:t>Daubar</w:t>
      </w:r>
      <w:proofErr w:type="spellEnd"/>
      <w:r w:rsidRPr="00631326">
        <w:rPr>
          <w:rFonts w:ascii="Cambria" w:hAnsi="Cambria"/>
          <w:sz w:val="24"/>
          <w:szCs w:val="24"/>
        </w:rPr>
        <w:t xml:space="preserve"> </w:t>
      </w:r>
      <w:proofErr w:type="spellStart"/>
      <w:r w:rsidRPr="00631326">
        <w:rPr>
          <w:rFonts w:ascii="Cambria" w:hAnsi="Cambria"/>
          <w:sz w:val="24"/>
          <w:szCs w:val="24"/>
        </w:rPr>
        <w:t>Madueño</w:t>
      </w:r>
      <w:proofErr w:type="spellEnd"/>
    </w:p>
    <w:p w14:paraId="5BF92F6D" w14:textId="77777777" w:rsidR="00631326" w:rsidRDefault="00631326" w:rsidP="00631326">
      <w:pPr>
        <w:spacing w:line="276" w:lineRule="auto"/>
        <w:jc w:val="both"/>
        <w:rPr>
          <w:rFonts w:ascii="Cambria" w:hAnsi="Cambria"/>
          <w:sz w:val="24"/>
          <w:szCs w:val="24"/>
        </w:rPr>
      </w:pPr>
    </w:p>
    <w:p w14:paraId="42190A76" w14:textId="77777777" w:rsidR="00631326" w:rsidRDefault="00631326" w:rsidP="00631326">
      <w:pPr>
        <w:spacing w:line="276" w:lineRule="auto"/>
        <w:jc w:val="both"/>
        <w:rPr>
          <w:rFonts w:ascii="Cambria" w:hAnsi="Cambria"/>
          <w:sz w:val="24"/>
          <w:szCs w:val="24"/>
        </w:rPr>
      </w:pPr>
    </w:p>
    <w:p w14:paraId="55B322CD" w14:textId="59FA15F0" w:rsidR="00631326" w:rsidRDefault="00631326" w:rsidP="00631326">
      <w:pPr>
        <w:spacing w:line="276" w:lineRule="auto"/>
        <w:jc w:val="both"/>
        <w:rPr>
          <w:rFonts w:ascii="Cambria" w:hAnsi="Cambria"/>
          <w:sz w:val="24"/>
          <w:szCs w:val="24"/>
        </w:rPr>
      </w:pPr>
      <w:r>
        <w:rPr>
          <w:rFonts w:ascii="Cambria" w:hAnsi="Cambria"/>
          <w:sz w:val="24"/>
          <w:szCs w:val="24"/>
        </w:rPr>
        <w:t>RCG ABOGADOS &amp; ECONOMISTAS</w:t>
      </w:r>
    </w:p>
    <w:p w14:paraId="582336CC" w14:textId="193D8DC6" w:rsidR="00631326" w:rsidRPr="00631326" w:rsidRDefault="00631326" w:rsidP="00631326">
      <w:pPr>
        <w:spacing w:line="276" w:lineRule="auto"/>
        <w:jc w:val="both"/>
        <w:rPr>
          <w:rFonts w:ascii="Cambria" w:hAnsi="Cambria"/>
          <w:sz w:val="24"/>
          <w:szCs w:val="24"/>
        </w:rPr>
      </w:pPr>
      <w:r>
        <w:rPr>
          <w:rFonts w:ascii="Cambria" w:hAnsi="Cambria"/>
          <w:sz w:val="24"/>
          <w:szCs w:val="24"/>
        </w:rPr>
        <w:t xml:space="preserve">Luis D. </w:t>
      </w:r>
      <w:proofErr w:type="spellStart"/>
      <w:r>
        <w:rPr>
          <w:rFonts w:ascii="Cambria" w:hAnsi="Cambria"/>
          <w:sz w:val="24"/>
          <w:szCs w:val="24"/>
        </w:rPr>
        <w:t>Ramajo</w:t>
      </w:r>
      <w:proofErr w:type="spellEnd"/>
      <w:r>
        <w:rPr>
          <w:rFonts w:ascii="Cambria" w:hAnsi="Cambria"/>
          <w:sz w:val="24"/>
          <w:szCs w:val="24"/>
        </w:rPr>
        <w:t xml:space="preserve"> Díaz</w:t>
      </w:r>
    </w:p>
    <w:p w14:paraId="2001591A" w14:textId="01113BC1" w:rsidR="000B4984" w:rsidRPr="00631326" w:rsidRDefault="002B082A" w:rsidP="00631326">
      <w:pPr>
        <w:spacing w:line="276" w:lineRule="auto"/>
        <w:jc w:val="both"/>
        <w:rPr>
          <w:rFonts w:ascii="Cambria" w:hAnsi="Cambria"/>
          <w:sz w:val="24"/>
          <w:szCs w:val="24"/>
        </w:rPr>
      </w:pPr>
      <w:r w:rsidRPr="00631326">
        <w:rPr>
          <w:rFonts w:ascii="Cambria" w:hAnsi="Cambria"/>
          <w:sz w:val="24"/>
          <w:szCs w:val="24"/>
        </w:rPr>
        <w:tab/>
      </w:r>
      <w:r w:rsidRPr="00631326">
        <w:rPr>
          <w:rFonts w:ascii="Cambria" w:hAnsi="Cambria"/>
          <w:sz w:val="24"/>
          <w:szCs w:val="24"/>
        </w:rPr>
        <w:tab/>
      </w:r>
      <w:r w:rsidRPr="00631326">
        <w:rPr>
          <w:rFonts w:ascii="Cambria" w:hAnsi="Cambria"/>
          <w:sz w:val="24"/>
          <w:szCs w:val="24"/>
        </w:rPr>
        <w:tab/>
      </w:r>
      <w:r w:rsidR="000B4984" w:rsidRPr="00631326">
        <w:rPr>
          <w:rFonts w:ascii="Cambria" w:hAnsi="Cambria"/>
          <w:sz w:val="24"/>
          <w:szCs w:val="24"/>
        </w:rPr>
        <w:tab/>
      </w:r>
      <w:r w:rsidR="000B4984" w:rsidRPr="00631326">
        <w:rPr>
          <w:rFonts w:ascii="Cambria" w:hAnsi="Cambria"/>
          <w:sz w:val="24"/>
          <w:szCs w:val="24"/>
        </w:rPr>
        <w:tab/>
      </w:r>
      <w:r w:rsidR="000B4984" w:rsidRPr="00631326">
        <w:rPr>
          <w:rFonts w:ascii="Cambria" w:hAnsi="Cambria"/>
          <w:sz w:val="24"/>
          <w:szCs w:val="24"/>
        </w:rPr>
        <w:tab/>
      </w:r>
      <w:r w:rsidR="000B4984" w:rsidRPr="00631326">
        <w:rPr>
          <w:rFonts w:ascii="Cambria" w:hAnsi="Cambria"/>
          <w:sz w:val="24"/>
          <w:szCs w:val="24"/>
        </w:rPr>
        <w:tab/>
      </w:r>
      <w:r w:rsidR="000B4984" w:rsidRPr="00631326">
        <w:rPr>
          <w:rFonts w:ascii="Cambria" w:hAnsi="Cambria"/>
          <w:sz w:val="24"/>
          <w:szCs w:val="24"/>
        </w:rPr>
        <w:tab/>
      </w:r>
      <w:r w:rsidR="000B4984" w:rsidRPr="00631326">
        <w:rPr>
          <w:rFonts w:ascii="Cambria" w:hAnsi="Cambria"/>
          <w:sz w:val="24"/>
          <w:szCs w:val="24"/>
        </w:rPr>
        <w:tab/>
      </w:r>
      <w:r w:rsidR="000B4984" w:rsidRPr="00631326">
        <w:rPr>
          <w:rFonts w:ascii="Cambria" w:hAnsi="Cambria"/>
          <w:sz w:val="24"/>
          <w:szCs w:val="24"/>
        </w:rPr>
        <w:tab/>
      </w:r>
      <w:r w:rsidR="000B4984" w:rsidRPr="00631326">
        <w:rPr>
          <w:rFonts w:ascii="Cambria" w:hAnsi="Cambria"/>
          <w:sz w:val="24"/>
          <w:szCs w:val="24"/>
        </w:rPr>
        <w:tab/>
      </w:r>
      <w:r w:rsidRPr="00631326">
        <w:rPr>
          <w:rFonts w:ascii="Cambria" w:hAnsi="Cambria"/>
          <w:sz w:val="24"/>
          <w:szCs w:val="24"/>
        </w:rPr>
        <w:tab/>
      </w:r>
      <w:r w:rsidRPr="00631326">
        <w:rPr>
          <w:rFonts w:ascii="Cambria" w:hAnsi="Cambria"/>
          <w:sz w:val="24"/>
          <w:szCs w:val="24"/>
        </w:rPr>
        <w:tab/>
      </w:r>
      <w:r w:rsidRPr="00631326">
        <w:rPr>
          <w:rFonts w:ascii="Cambria" w:hAnsi="Cambria"/>
          <w:sz w:val="24"/>
          <w:szCs w:val="24"/>
        </w:rPr>
        <w:tab/>
      </w:r>
      <w:r w:rsidRPr="00631326">
        <w:rPr>
          <w:rFonts w:ascii="Cambria" w:hAnsi="Cambria"/>
          <w:sz w:val="24"/>
          <w:szCs w:val="24"/>
        </w:rPr>
        <w:tab/>
      </w:r>
    </w:p>
    <w:p w14:paraId="241B7390" w14:textId="36E7AA43" w:rsidR="007444AD" w:rsidRPr="00631326" w:rsidRDefault="007444AD" w:rsidP="00631326">
      <w:pPr>
        <w:spacing w:line="276" w:lineRule="auto"/>
        <w:jc w:val="both"/>
        <w:rPr>
          <w:rFonts w:ascii="Cambria" w:hAnsi="Cambria"/>
          <w:sz w:val="24"/>
          <w:szCs w:val="24"/>
        </w:rPr>
      </w:pPr>
    </w:p>
    <w:sectPr w:rsidR="007444AD" w:rsidRPr="00631326">
      <w:headerReference w:type="default" r:id="rId10"/>
      <w:footerReference w:type="default" r:id="rId11"/>
      <w:footnotePr>
        <w:pos w:val="beneathText"/>
      </w:footnotePr>
      <w:pgSz w:w="11905" w:h="16837"/>
      <w:pgMar w:top="1417" w:right="1701" w:bottom="1417" w:left="1701" w:header="720" w:footer="720" w:gutter="0"/>
      <w:cols w:space="72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E188A8" w14:textId="77777777" w:rsidR="00021B44" w:rsidRDefault="00021B44" w:rsidP="0016059F">
      <w:pPr>
        <w:spacing w:after="0" w:line="240" w:lineRule="auto"/>
      </w:pPr>
      <w:r>
        <w:separator/>
      </w:r>
    </w:p>
  </w:endnote>
  <w:endnote w:type="continuationSeparator" w:id="0">
    <w:p w14:paraId="75BB339A" w14:textId="77777777" w:rsidR="00021B44" w:rsidRDefault="00021B44" w:rsidP="00160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2" w:usb2="00000016" w:usb3="00000000" w:csb0="0004001F"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0405184"/>
      <w:docPartObj>
        <w:docPartGallery w:val="Page Numbers (Bottom of Page)"/>
        <w:docPartUnique/>
      </w:docPartObj>
    </w:sdtPr>
    <w:sdtEndPr/>
    <w:sdtContent>
      <w:sdt>
        <w:sdtPr>
          <w:id w:val="-1769616900"/>
          <w:docPartObj>
            <w:docPartGallery w:val="Page Numbers (Top of Page)"/>
            <w:docPartUnique/>
          </w:docPartObj>
        </w:sdtPr>
        <w:sdtEndPr/>
        <w:sdtContent>
          <w:p w14:paraId="49606C24" w14:textId="05222A4F" w:rsidR="00631326" w:rsidRDefault="00631326">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sidR="00923538">
              <w:rPr>
                <w:b/>
                <w:bCs/>
                <w:noProof/>
              </w:rPr>
              <w:t>5</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923538">
              <w:rPr>
                <w:b/>
                <w:bCs/>
                <w:noProof/>
              </w:rPr>
              <w:t>5</w:t>
            </w:r>
            <w:r>
              <w:rPr>
                <w:b/>
                <w:bCs/>
                <w:sz w:val="24"/>
                <w:szCs w:val="24"/>
              </w:rPr>
              <w:fldChar w:fldCharType="end"/>
            </w:r>
          </w:p>
        </w:sdtContent>
      </w:sdt>
    </w:sdtContent>
  </w:sdt>
  <w:p w14:paraId="3ED98AE5" w14:textId="77777777" w:rsidR="0016059F" w:rsidRDefault="0016059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1D0F20" w14:textId="77777777" w:rsidR="00021B44" w:rsidRDefault="00021B44" w:rsidP="0016059F">
      <w:pPr>
        <w:spacing w:after="0" w:line="240" w:lineRule="auto"/>
      </w:pPr>
      <w:r>
        <w:separator/>
      </w:r>
    </w:p>
  </w:footnote>
  <w:footnote w:type="continuationSeparator" w:id="0">
    <w:p w14:paraId="409EA244" w14:textId="77777777" w:rsidR="00021B44" w:rsidRDefault="00021B44" w:rsidP="00160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0A2FE2" w14:textId="6C03F3B8" w:rsidR="00C65B92" w:rsidRDefault="00C65B92">
    <w:pPr>
      <w:pStyle w:val="Encabezado"/>
    </w:pPr>
    <w:r>
      <w:rPr>
        <w:noProof/>
        <w:lang w:eastAsia="es-ES"/>
      </w:rPr>
      <w:drawing>
        <wp:anchor distT="0" distB="0" distL="114300" distR="114300" simplePos="0" relativeHeight="251659264" behindDoc="0" locked="0" layoutInCell="1" allowOverlap="1" wp14:anchorId="6EA9C716" wp14:editId="1193E65A">
          <wp:simplePos x="0" y="0"/>
          <wp:positionH relativeFrom="margin">
            <wp:posOffset>2095500</wp:posOffset>
          </wp:positionH>
          <wp:positionV relativeFrom="paragraph">
            <wp:posOffset>-398145</wp:posOffset>
          </wp:positionV>
          <wp:extent cx="1543050" cy="828774"/>
          <wp:effectExtent l="0" t="0" r="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43050" cy="82877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0" w:firstLine="0"/>
      </w:pPr>
      <w:rPr>
        <w:rFonts w:ascii="Symbol" w:hAnsi="Symbol" w:cs="Symbol"/>
      </w:rPr>
    </w:lvl>
    <w:lvl w:ilvl="1">
      <w:start w:val="1"/>
      <w:numFmt w:val="none"/>
      <w:pStyle w:val="Ttulo2"/>
      <w:suff w:val="nothing"/>
      <w:lvlText w:val=""/>
      <w:lvlJc w:val="left"/>
      <w:pPr>
        <w:tabs>
          <w:tab w:val="num" w:pos="0"/>
        </w:tabs>
        <w:ind w:left="0" w:firstLine="0"/>
      </w:pPr>
      <w:rPr>
        <w:rFonts w:ascii="Courier New" w:hAnsi="Courier New" w:cs="Courier New"/>
      </w:rPr>
    </w:lvl>
    <w:lvl w:ilvl="2">
      <w:start w:val="1"/>
      <w:numFmt w:val="none"/>
      <w:pStyle w:val="Ttulo3"/>
      <w:suff w:val="nothing"/>
      <w:lvlText w:val=""/>
      <w:lvlJc w:val="left"/>
      <w:pPr>
        <w:tabs>
          <w:tab w:val="num" w:pos="0"/>
        </w:tabs>
        <w:ind w:left="0" w:firstLine="0"/>
      </w:pPr>
      <w:rPr>
        <w:rFonts w:ascii="Wingdings" w:hAnsi="Wingdings" w:cs="Wingdings"/>
      </w:r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0" w:firstLine="0"/>
      </w:pPr>
      <w:rPr>
        <w:rFonts w:ascii="Symbol" w:hAnsi="Symbol" w:cs="Symbol"/>
        <w:strike/>
        <w:sz w:val="22"/>
        <w:szCs w:val="22"/>
      </w:rPr>
    </w:lvl>
  </w:abstractNum>
  <w:abstractNum w:abstractNumId="2" w15:restartNumberingAfterBreak="0">
    <w:nsid w:val="093A175E"/>
    <w:multiLevelType w:val="multilevel"/>
    <w:tmpl w:val="E3A4890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AD6718"/>
    <w:multiLevelType w:val="hybridMultilevel"/>
    <w:tmpl w:val="48CC44B0"/>
    <w:lvl w:ilvl="0" w:tplc="7C64930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B71815"/>
    <w:multiLevelType w:val="hybridMultilevel"/>
    <w:tmpl w:val="2BB88FE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5173554"/>
    <w:multiLevelType w:val="multilevel"/>
    <w:tmpl w:val="300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A0992"/>
    <w:multiLevelType w:val="hybridMultilevel"/>
    <w:tmpl w:val="87FC308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24B5EBC"/>
    <w:multiLevelType w:val="hybridMultilevel"/>
    <w:tmpl w:val="436E52A2"/>
    <w:lvl w:ilvl="0" w:tplc="13D66BF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87401F1"/>
    <w:multiLevelType w:val="multilevel"/>
    <w:tmpl w:val="3856AFD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3C4467B"/>
    <w:multiLevelType w:val="hybridMultilevel"/>
    <w:tmpl w:val="50F4319C"/>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9AE0EB2"/>
    <w:multiLevelType w:val="hybridMultilevel"/>
    <w:tmpl w:val="89E24BF2"/>
    <w:lvl w:ilvl="0" w:tplc="0C50CBBC">
      <w:start w:val="2"/>
      <w:numFmt w:val="bullet"/>
      <w:lvlText w:val="-"/>
      <w:lvlJc w:val="left"/>
      <w:pPr>
        <w:ind w:left="792" w:hanging="360"/>
      </w:pPr>
      <w:rPr>
        <w:rFonts w:ascii="Calibri" w:eastAsia="Times New Roman" w:hAnsi="Calibri" w:cs="Calibri"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11" w15:restartNumberingAfterBreak="0">
    <w:nsid w:val="7D5D22E0"/>
    <w:multiLevelType w:val="hybridMultilevel"/>
    <w:tmpl w:val="301C12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 w:numId="3">
    <w:abstractNumId w:val="11"/>
  </w:num>
  <w:num w:numId="4">
    <w:abstractNumId w:val="7"/>
  </w:num>
  <w:num w:numId="5">
    <w:abstractNumId w:val="9"/>
  </w:num>
  <w:num w:numId="6">
    <w:abstractNumId w:val="3"/>
  </w:num>
  <w:num w:numId="7">
    <w:abstractNumId w:val="8"/>
  </w:num>
  <w:num w:numId="8">
    <w:abstractNumId w:val="5"/>
  </w:num>
  <w:num w:numId="9">
    <w:abstractNumId w:val="10"/>
  </w:num>
  <w:num w:numId="10">
    <w:abstractNumId w:val="6"/>
  </w:num>
  <w:num w:numId="11">
    <w:abstractNumId w:val="4"/>
  </w:num>
  <w:num w:numId="1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nu Ramirez N">
    <w15:presenceInfo w15:providerId="Windows Live" w15:userId="fc4ca23ec24a4f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7"/>
  <w:displayBackgroundShape/>
  <w:proofState w:spelling="clean" w:grammar="clean"/>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9AD"/>
    <w:rsid w:val="000056A3"/>
    <w:rsid w:val="00021B44"/>
    <w:rsid w:val="00027729"/>
    <w:rsid w:val="0004156B"/>
    <w:rsid w:val="00043BE6"/>
    <w:rsid w:val="00071D58"/>
    <w:rsid w:val="000725CD"/>
    <w:rsid w:val="000824D0"/>
    <w:rsid w:val="00083A1A"/>
    <w:rsid w:val="00085794"/>
    <w:rsid w:val="000864CA"/>
    <w:rsid w:val="00097CC2"/>
    <w:rsid w:val="000A3D09"/>
    <w:rsid w:val="000B36F7"/>
    <w:rsid w:val="000B429E"/>
    <w:rsid w:val="000B4984"/>
    <w:rsid w:val="000B63EE"/>
    <w:rsid w:val="000C1B8E"/>
    <w:rsid w:val="000D087D"/>
    <w:rsid w:val="000D5F97"/>
    <w:rsid w:val="00125546"/>
    <w:rsid w:val="00130F9A"/>
    <w:rsid w:val="00132355"/>
    <w:rsid w:val="00133DFA"/>
    <w:rsid w:val="00150E27"/>
    <w:rsid w:val="00154FC2"/>
    <w:rsid w:val="001551CC"/>
    <w:rsid w:val="0016059F"/>
    <w:rsid w:val="00161DEC"/>
    <w:rsid w:val="00195BC9"/>
    <w:rsid w:val="00197489"/>
    <w:rsid w:val="001A32DF"/>
    <w:rsid w:val="001C14F2"/>
    <w:rsid w:val="001C20E4"/>
    <w:rsid w:val="001D1BFD"/>
    <w:rsid w:val="001F6944"/>
    <w:rsid w:val="002013DD"/>
    <w:rsid w:val="002149CC"/>
    <w:rsid w:val="00220D02"/>
    <w:rsid w:val="00222D26"/>
    <w:rsid w:val="00241520"/>
    <w:rsid w:val="00242BDB"/>
    <w:rsid w:val="002461EE"/>
    <w:rsid w:val="002638B3"/>
    <w:rsid w:val="00273D3B"/>
    <w:rsid w:val="002948D9"/>
    <w:rsid w:val="002A08D3"/>
    <w:rsid w:val="002B082A"/>
    <w:rsid w:val="002B47AB"/>
    <w:rsid w:val="002D796D"/>
    <w:rsid w:val="002E582B"/>
    <w:rsid w:val="002F7BAF"/>
    <w:rsid w:val="00301E71"/>
    <w:rsid w:val="003109AD"/>
    <w:rsid w:val="00322593"/>
    <w:rsid w:val="0033336E"/>
    <w:rsid w:val="00353379"/>
    <w:rsid w:val="00355016"/>
    <w:rsid w:val="00357A30"/>
    <w:rsid w:val="00380DA6"/>
    <w:rsid w:val="00387658"/>
    <w:rsid w:val="003B5D52"/>
    <w:rsid w:val="003B7BD4"/>
    <w:rsid w:val="003C16FE"/>
    <w:rsid w:val="003D5235"/>
    <w:rsid w:val="003E1379"/>
    <w:rsid w:val="003E6C03"/>
    <w:rsid w:val="004157B0"/>
    <w:rsid w:val="00430BEE"/>
    <w:rsid w:val="00441E94"/>
    <w:rsid w:val="00446E51"/>
    <w:rsid w:val="00482FAB"/>
    <w:rsid w:val="00494013"/>
    <w:rsid w:val="004B6CD0"/>
    <w:rsid w:val="004C5B50"/>
    <w:rsid w:val="004D2322"/>
    <w:rsid w:val="004D657E"/>
    <w:rsid w:val="004E526D"/>
    <w:rsid w:val="004F5E06"/>
    <w:rsid w:val="004F7698"/>
    <w:rsid w:val="00511FCD"/>
    <w:rsid w:val="00531BAA"/>
    <w:rsid w:val="00534FF7"/>
    <w:rsid w:val="005374D0"/>
    <w:rsid w:val="00546584"/>
    <w:rsid w:val="00552C6C"/>
    <w:rsid w:val="00555C64"/>
    <w:rsid w:val="00556F39"/>
    <w:rsid w:val="00567AC9"/>
    <w:rsid w:val="00587731"/>
    <w:rsid w:val="005901C6"/>
    <w:rsid w:val="00596ECA"/>
    <w:rsid w:val="005A2DD6"/>
    <w:rsid w:val="005A621D"/>
    <w:rsid w:val="005D42D3"/>
    <w:rsid w:val="005E295E"/>
    <w:rsid w:val="005E2C54"/>
    <w:rsid w:val="005F3368"/>
    <w:rsid w:val="00605C7A"/>
    <w:rsid w:val="0061172C"/>
    <w:rsid w:val="00614502"/>
    <w:rsid w:val="00620CD8"/>
    <w:rsid w:val="00631326"/>
    <w:rsid w:val="006414CE"/>
    <w:rsid w:val="00645F27"/>
    <w:rsid w:val="0065459F"/>
    <w:rsid w:val="0066374A"/>
    <w:rsid w:val="00680E47"/>
    <w:rsid w:val="00691954"/>
    <w:rsid w:val="00691A1C"/>
    <w:rsid w:val="00694CB8"/>
    <w:rsid w:val="006B0AA3"/>
    <w:rsid w:val="006D600E"/>
    <w:rsid w:val="006D61A6"/>
    <w:rsid w:val="006D7883"/>
    <w:rsid w:val="006E05D5"/>
    <w:rsid w:val="006E1B60"/>
    <w:rsid w:val="006E281F"/>
    <w:rsid w:val="006E5802"/>
    <w:rsid w:val="006E5F27"/>
    <w:rsid w:val="006E5FB3"/>
    <w:rsid w:val="006F0008"/>
    <w:rsid w:val="006F76DE"/>
    <w:rsid w:val="00730701"/>
    <w:rsid w:val="007401EE"/>
    <w:rsid w:val="007444AD"/>
    <w:rsid w:val="00746272"/>
    <w:rsid w:val="00761954"/>
    <w:rsid w:val="00765477"/>
    <w:rsid w:val="00777A07"/>
    <w:rsid w:val="00793074"/>
    <w:rsid w:val="007E37DB"/>
    <w:rsid w:val="007E5E5E"/>
    <w:rsid w:val="00822FF3"/>
    <w:rsid w:val="00824E92"/>
    <w:rsid w:val="00864C74"/>
    <w:rsid w:val="008765B5"/>
    <w:rsid w:val="0089049C"/>
    <w:rsid w:val="00893B37"/>
    <w:rsid w:val="008B266D"/>
    <w:rsid w:val="008B6DD7"/>
    <w:rsid w:val="008C731D"/>
    <w:rsid w:val="008F1C1E"/>
    <w:rsid w:val="008F3438"/>
    <w:rsid w:val="008F3AFC"/>
    <w:rsid w:val="008F5AD1"/>
    <w:rsid w:val="008F72F0"/>
    <w:rsid w:val="0090156D"/>
    <w:rsid w:val="0090518F"/>
    <w:rsid w:val="009070BC"/>
    <w:rsid w:val="00916D99"/>
    <w:rsid w:val="00923538"/>
    <w:rsid w:val="009300CD"/>
    <w:rsid w:val="00947327"/>
    <w:rsid w:val="00950952"/>
    <w:rsid w:val="009561A1"/>
    <w:rsid w:val="00960317"/>
    <w:rsid w:val="00971938"/>
    <w:rsid w:val="009761B5"/>
    <w:rsid w:val="009778FC"/>
    <w:rsid w:val="00982CD2"/>
    <w:rsid w:val="0098666B"/>
    <w:rsid w:val="00987760"/>
    <w:rsid w:val="00996C32"/>
    <w:rsid w:val="009A4726"/>
    <w:rsid w:val="009E29AC"/>
    <w:rsid w:val="009E5532"/>
    <w:rsid w:val="009E6CFE"/>
    <w:rsid w:val="009F489C"/>
    <w:rsid w:val="00A04D1E"/>
    <w:rsid w:val="00A25147"/>
    <w:rsid w:val="00A32223"/>
    <w:rsid w:val="00A3646B"/>
    <w:rsid w:val="00A4137F"/>
    <w:rsid w:val="00A44AC8"/>
    <w:rsid w:val="00A452F5"/>
    <w:rsid w:val="00A60CF7"/>
    <w:rsid w:val="00A62B09"/>
    <w:rsid w:val="00A66751"/>
    <w:rsid w:val="00A73301"/>
    <w:rsid w:val="00A77B95"/>
    <w:rsid w:val="00AA1C65"/>
    <w:rsid w:val="00AA42C3"/>
    <w:rsid w:val="00AA5E64"/>
    <w:rsid w:val="00AB4889"/>
    <w:rsid w:val="00AB7600"/>
    <w:rsid w:val="00AD251C"/>
    <w:rsid w:val="00AD3672"/>
    <w:rsid w:val="00AD60F3"/>
    <w:rsid w:val="00AE29E5"/>
    <w:rsid w:val="00AE6BF5"/>
    <w:rsid w:val="00AE753A"/>
    <w:rsid w:val="00AF3B61"/>
    <w:rsid w:val="00B03F30"/>
    <w:rsid w:val="00B07995"/>
    <w:rsid w:val="00B1217F"/>
    <w:rsid w:val="00B17B59"/>
    <w:rsid w:val="00B2643C"/>
    <w:rsid w:val="00B32816"/>
    <w:rsid w:val="00B360E9"/>
    <w:rsid w:val="00B40321"/>
    <w:rsid w:val="00B44695"/>
    <w:rsid w:val="00B505B7"/>
    <w:rsid w:val="00B50F27"/>
    <w:rsid w:val="00B55C61"/>
    <w:rsid w:val="00B5721B"/>
    <w:rsid w:val="00B6301C"/>
    <w:rsid w:val="00B63C92"/>
    <w:rsid w:val="00B72994"/>
    <w:rsid w:val="00B871B2"/>
    <w:rsid w:val="00B93A94"/>
    <w:rsid w:val="00BA5B42"/>
    <w:rsid w:val="00BC4077"/>
    <w:rsid w:val="00BE3360"/>
    <w:rsid w:val="00BF2765"/>
    <w:rsid w:val="00C00A1C"/>
    <w:rsid w:val="00C02E68"/>
    <w:rsid w:val="00C044C1"/>
    <w:rsid w:val="00C05722"/>
    <w:rsid w:val="00C11012"/>
    <w:rsid w:val="00C115CE"/>
    <w:rsid w:val="00C126D2"/>
    <w:rsid w:val="00C1364C"/>
    <w:rsid w:val="00C20E19"/>
    <w:rsid w:val="00C23B26"/>
    <w:rsid w:val="00C521E4"/>
    <w:rsid w:val="00C65B92"/>
    <w:rsid w:val="00C66D26"/>
    <w:rsid w:val="00C8259C"/>
    <w:rsid w:val="00C97F75"/>
    <w:rsid w:val="00CA0DED"/>
    <w:rsid w:val="00CB5D4B"/>
    <w:rsid w:val="00CD0123"/>
    <w:rsid w:val="00CE213A"/>
    <w:rsid w:val="00CF36AD"/>
    <w:rsid w:val="00CF55FB"/>
    <w:rsid w:val="00D00179"/>
    <w:rsid w:val="00D01BC8"/>
    <w:rsid w:val="00D02BF6"/>
    <w:rsid w:val="00D0329B"/>
    <w:rsid w:val="00D073AB"/>
    <w:rsid w:val="00D159A2"/>
    <w:rsid w:val="00D26F80"/>
    <w:rsid w:val="00D345A4"/>
    <w:rsid w:val="00D348C1"/>
    <w:rsid w:val="00D41AA7"/>
    <w:rsid w:val="00D458B0"/>
    <w:rsid w:val="00D77260"/>
    <w:rsid w:val="00D87B88"/>
    <w:rsid w:val="00DB1A43"/>
    <w:rsid w:val="00DB1F14"/>
    <w:rsid w:val="00DB2D56"/>
    <w:rsid w:val="00DB5FDF"/>
    <w:rsid w:val="00DB6D25"/>
    <w:rsid w:val="00DE2697"/>
    <w:rsid w:val="00DF1957"/>
    <w:rsid w:val="00E0676B"/>
    <w:rsid w:val="00E10650"/>
    <w:rsid w:val="00E222DB"/>
    <w:rsid w:val="00E36820"/>
    <w:rsid w:val="00E47A35"/>
    <w:rsid w:val="00E548DB"/>
    <w:rsid w:val="00E675AA"/>
    <w:rsid w:val="00E7504A"/>
    <w:rsid w:val="00E86BBE"/>
    <w:rsid w:val="00EA15B3"/>
    <w:rsid w:val="00EA56ED"/>
    <w:rsid w:val="00EB0397"/>
    <w:rsid w:val="00EC5742"/>
    <w:rsid w:val="00ED70C7"/>
    <w:rsid w:val="00EE6B1A"/>
    <w:rsid w:val="00F0474E"/>
    <w:rsid w:val="00F0772C"/>
    <w:rsid w:val="00F12793"/>
    <w:rsid w:val="00F14916"/>
    <w:rsid w:val="00F36BB9"/>
    <w:rsid w:val="00F410CB"/>
    <w:rsid w:val="00F41CD8"/>
    <w:rsid w:val="00F43442"/>
    <w:rsid w:val="00F51964"/>
    <w:rsid w:val="00F629CB"/>
    <w:rsid w:val="00F63926"/>
    <w:rsid w:val="00F845B1"/>
    <w:rsid w:val="00F931D3"/>
    <w:rsid w:val="00FA48E7"/>
    <w:rsid w:val="00FB0053"/>
    <w:rsid w:val="00FB2407"/>
    <w:rsid w:val="00FB3E18"/>
    <w:rsid w:val="00FB5F41"/>
    <w:rsid w:val="00FC1059"/>
    <w:rsid w:val="00FC4801"/>
    <w:rsid w:val="00FC68AB"/>
    <w:rsid w:val="00FC71A5"/>
    <w:rsid w:val="00FD3D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1604"/>
  <w15:chartTrackingRefBased/>
  <w15:docId w15:val="{E69068D2-E8B0-4C95-8573-43DBA698B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after="120" w:line="264" w:lineRule="auto"/>
    </w:pPr>
    <w:rPr>
      <w:rFonts w:ascii="Calibri" w:hAnsi="Calibri" w:cs="Arial"/>
      <w:lang w:eastAsia="ar-SA"/>
    </w:rPr>
  </w:style>
  <w:style w:type="paragraph" w:styleId="Ttulo1">
    <w:name w:val="heading 1"/>
    <w:basedOn w:val="Normal"/>
    <w:next w:val="Normal"/>
    <w:qFormat/>
    <w:pPr>
      <w:keepNext/>
      <w:keepLines/>
      <w:numPr>
        <w:numId w:val="1"/>
      </w:numPr>
      <w:spacing w:before="320" w:after="0" w:line="240" w:lineRule="auto"/>
      <w:outlineLvl w:val="0"/>
    </w:pPr>
    <w:rPr>
      <w:rFonts w:ascii="Cambria" w:hAnsi="Cambria" w:cs="Times New Roman"/>
      <w:color w:val="365F91"/>
      <w:sz w:val="32"/>
      <w:szCs w:val="32"/>
    </w:rPr>
  </w:style>
  <w:style w:type="paragraph" w:styleId="Ttulo2">
    <w:name w:val="heading 2"/>
    <w:basedOn w:val="Normal"/>
    <w:next w:val="Normal"/>
    <w:qFormat/>
    <w:pPr>
      <w:keepNext/>
      <w:keepLines/>
      <w:numPr>
        <w:ilvl w:val="1"/>
        <w:numId w:val="1"/>
      </w:numPr>
      <w:spacing w:before="80" w:after="0" w:line="240" w:lineRule="auto"/>
      <w:outlineLvl w:val="1"/>
    </w:pPr>
    <w:rPr>
      <w:rFonts w:ascii="Cambria" w:hAnsi="Cambria" w:cs="Times New Roman"/>
      <w:color w:val="404040"/>
      <w:sz w:val="28"/>
      <w:szCs w:val="28"/>
    </w:rPr>
  </w:style>
  <w:style w:type="paragraph" w:styleId="Ttulo3">
    <w:name w:val="heading 3"/>
    <w:basedOn w:val="Normal"/>
    <w:next w:val="Normal"/>
    <w:qFormat/>
    <w:pPr>
      <w:keepNext/>
      <w:keepLines/>
      <w:numPr>
        <w:ilvl w:val="2"/>
        <w:numId w:val="1"/>
      </w:numPr>
      <w:spacing w:before="40" w:after="0" w:line="240" w:lineRule="auto"/>
      <w:outlineLvl w:val="2"/>
    </w:pPr>
    <w:rPr>
      <w:rFonts w:ascii="Cambria" w:hAnsi="Cambria" w:cs="Times New Roman"/>
      <w:color w:val="1F497D"/>
      <w:sz w:val="24"/>
      <w:szCs w:val="24"/>
    </w:rPr>
  </w:style>
  <w:style w:type="paragraph" w:styleId="Ttulo4">
    <w:name w:val="heading 4"/>
    <w:basedOn w:val="Normal"/>
    <w:next w:val="Normal"/>
    <w:qFormat/>
    <w:pPr>
      <w:keepNext/>
      <w:keepLines/>
      <w:numPr>
        <w:ilvl w:val="3"/>
        <w:numId w:val="1"/>
      </w:numPr>
      <w:spacing w:before="40" w:after="0"/>
      <w:outlineLvl w:val="3"/>
    </w:pPr>
    <w:rPr>
      <w:rFonts w:ascii="Cambria" w:hAnsi="Cambria" w:cs="Times New Roman"/>
      <w:sz w:val="22"/>
      <w:szCs w:val="22"/>
    </w:rPr>
  </w:style>
  <w:style w:type="paragraph" w:styleId="Ttulo5">
    <w:name w:val="heading 5"/>
    <w:basedOn w:val="Normal"/>
    <w:next w:val="Normal"/>
    <w:qFormat/>
    <w:pPr>
      <w:keepNext/>
      <w:keepLines/>
      <w:numPr>
        <w:ilvl w:val="4"/>
        <w:numId w:val="1"/>
      </w:numPr>
      <w:spacing w:before="40" w:after="0"/>
      <w:outlineLvl w:val="4"/>
    </w:pPr>
    <w:rPr>
      <w:rFonts w:ascii="Cambria" w:hAnsi="Cambria" w:cs="Times New Roman"/>
      <w:color w:val="1F497D"/>
      <w:sz w:val="22"/>
      <w:szCs w:val="22"/>
    </w:rPr>
  </w:style>
  <w:style w:type="paragraph" w:styleId="Ttulo6">
    <w:name w:val="heading 6"/>
    <w:basedOn w:val="Normal"/>
    <w:next w:val="Normal"/>
    <w:qFormat/>
    <w:pPr>
      <w:keepNext/>
      <w:keepLines/>
      <w:numPr>
        <w:ilvl w:val="5"/>
        <w:numId w:val="1"/>
      </w:numPr>
      <w:spacing w:before="40" w:after="0"/>
      <w:outlineLvl w:val="5"/>
    </w:pPr>
    <w:rPr>
      <w:rFonts w:ascii="Cambria" w:hAnsi="Cambria" w:cs="Times New Roman"/>
      <w:i/>
      <w:iCs/>
      <w:color w:val="1F497D"/>
      <w:sz w:val="21"/>
      <w:szCs w:val="21"/>
    </w:rPr>
  </w:style>
  <w:style w:type="paragraph" w:styleId="Ttulo7">
    <w:name w:val="heading 7"/>
    <w:basedOn w:val="Normal"/>
    <w:next w:val="Normal"/>
    <w:qFormat/>
    <w:pPr>
      <w:keepNext/>
      <w:keepLines/>
      <w:numPr>
        <w:ilvl w:val="6"/>
        <w:numId w:val="1"/>
      </w:numPr>
      <w:spacing w:before="40" w:after="0"/>
      <w:outlineLvl w:val="6"/>
    </w:pPr>
    <w:rPr>
      <w:rFonts w:ascii="Cambria" w:hAnsi="Cambria" w:cs="Times New Roman"/>
      <w:i/>
      <w:iCs/>
      <w:color w:val="244061"/>
      <w:sz w:val="21"/>
      <w:szCs w:val="21"/>
    </w:rPr>
  </w:style>
  <w:style w:type="paragraph" w:styleId="Ttulo8">
    <w:name w:val="heading 8"/>
    <w:basedOn w:val="Normal"/>
    <w:next w:val="Normal"/>
    <w:qFormat/>
    <w:pPr>
      <w:keepNext/>
      <w:keepLines/>
      <w:numPr>
        <w:ilvl w:val="7"/>
        <w:numId w:val="1"/>
      </w:numPr>
      <w:spacing w:before="40" w:after="0"/>
      <w:outlineLvl w:val="7"/>
    </w:pPr>
    <w:rPr>
      <w:rFonts w:ascii="Cambria" w:hAnsi="Cambria" w:cs="Times New Roman"/>
      <w:b/>
      <w:bCs/>
      <w:color w:val="1F497D"/>
    </w:rPr>
  </w:style>
  <w:style w:type="paragraph" w:styleId="Ttulo9">
    <w:name w:val="heading 9"/>
    <w:basedOn w:val="Normal"/>
    <w:next w:val="Normal"/>
    <w:qFormat/>
    <w:pPr>
      <w:keepNext/>
      <w:keepLines/>
      <w:numPr>
        <w:ilvl w:val="8"/>
        <w:numId w:val="1"/>
      </w:numPr>
      <w:spacing w:before="40" w:after="0"/>
      <w:outlineLvl w:val="8"/>
    </w:pPr>
    <w:rPr>
      <w:rFonts w:ascii="Cambria" w:hAnsi="Cambria" w:cs="Times New Roman"/>
      <w:b/>
      <w:bCs/>
      <w:i/>
      <w:iCs/>
      <w:color w:val="1F497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Symbol" w:hAnsi="Symbol" w:cs="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2z0">
    <w:name w:val="WW8Num2z0"/>
    <w:rPr>
      <w:rFonts w:ascii="Symbol" w:hAnsi="Symbol" w:cs="Symbol"/>
      <w:strike/>
      <w:sz w:val="22"/>
      <w:szCs w:val="22"/>
    </w:rPr>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Fuentedeprrafopredeter1">
    <w:name w:val="Fuente de párrafo predeter.1"/>
  </w:style>
  <w:style w:type="character" w:customStyle="1" w:styleId="TextoindependienteCar">
    <w:name w:val="Texto independiente Car"/>
    <w:rPr>
      <w:rFonts w:ascii="Times New Roman" w:eastAsia="Times New Roman" w:hAnsi="Times New Roman" w:cs="Times New Roman"/>
      <w:sz w:val="28"/>
      <w:szCs w:val="20"/>
    </w:rPr>
  </w:style>
  <w:style w:type="character" w:customStyle="1" w:styleId="Ttulo1Car">
    <w:name w:val="Título 1 Car"/>
    <w:rPr>
      <w:rFonts w:ascii="Cambria" w:eastAsia="Times New Roman" w:hAnsi="Cambria" w:cs="Times New Roman"/>
      <w:color w:val="365F91"/>
      <w:sz w:val="32"/>
      <w:szCs w:val="32"/>
    </w:rPr>
  </w:style>
  <w:style w:type="character" w:customStyle="1" w:styleId="Ttulo2Car">
    <w:name w:val="Título 2 Car"/>
    <w:rPr>
      <w:rFonts w:ascii="Cambria" w:eastAsia="Times New Roman" w:hAnsi="Cambria" w:cs="Times New Roman"/>
      <w:color w:val="404040"/>
      <w:sz w:val="28"/>
      <w:szCs w:val="28"/>
    </w:rPr>
  </w:style>
  <w:style w:type="character" w:customStyle="1" w:styleId="Ttulo3Car">
    <w:name w:val="Título 3 Car"/>
    <w:rPr>
      <w:rFonts w:ascii="Cambria" w:eastAsia="Times New Roman" w:hAnsi="Cambria" w:cs="Times New Roman"/>
      <w:color w:val="1F497D"/>
      <w:sz w:val="24"/>
      <w:szCs w:val="24"/>
    </w:rPr>
  </w:style>
  <w:style w:type="character" w:customStyle="1" w:styleId="Ttulo4Car">
    <w:name w:val="Título 4 Car"/>
    <w:rPr>
      <w:rFonts w:ascii="Cambria" w:eastAsia="Times New Roman" w:hAnsi="Cambria" w:cs="Times New Roman"/>
      <w:sz w:val="22"/>
      <w:szCs w:val="22"/>
    </w:rPr>
  </w:style>
  <w:style w:type="character" w:customStyle="1" w:styleId="Ttulo5Car">
    <w:name w:val="Título 5 Car"/>
    <w:rPr>
      <w:rFonts w:ascii="Cambria" w:eastAsia="Times New Roman" w:hAnsi="Cambria" w:cs="Times New Roman"/>
      <w:color w:val="1F497D"/>
      <w:sz w:val="22"/>
      <w:szCs w:val="22"/>
    </w:rPr>
  </w:style>
  <w:style w:type="character" w:customStyle="1" w:styleId="Ttulo6Car">
    <w:name w:val="Título 6 Car"/>
    <w:rPr>
      <w:rFonts w:ascii="Cambria" w:eastAsia="Times New Roman" w:hAnsi="Cambria" w:cs="Times New Roman"/>
      <w:i/>
      <w:iCs/>
      <w:color w:val="1F497D"/>
      <w:sz w:val="21"/>
      <w:szCs w:val="21"/>
    </w:rPr>
  </w:style>
  <w:style w:type="character" w:customStyle="1" w:styleId="Ttulo7Car">
    <w:name w:val="Título 7 Car"/>
    <w:rPr>
      <w:rFonts w:ascii="Cambria" w:eastAsia="Times New Roman" w:hAnsi="Cambria" w:cs="Times New Roman"/>
      <w:i/>
      <w:iCs/>
      <w:color w:val="244061"/>
      <w:sz w:val="21"/>
      <w:szCs w:val="21"/>
    </w:rPr>
  </w:style>
  <w:style w:type="character" w:customStyle="1" w:styleId="Ttulo8Car">
    <w:name w:val="Título 8 Car"/>
    <w:rPr>
      <w:rFonts w:ascii="Cambria" w:eastAsia="Times New Roman" w:hAnsi="Cambria" w:cs="Times New Roman"/>
      <w:b/>
      <w:bCs/>
      <w:color w:val="1F497D"/>
    </w:rPr>
  </w:style>
  <w:style w:type="character" w:customStyle="1" w:styleId="Ttulo9Car">
    <w:name w:val="Título 9 Car"/>
    <w:rPr>
      <w:rFonts w:ascii="Cambria" w:eastAsia="Times New Roman" w:hAnsi="Cambria" w:cs="Times New Roman"/>
      <w:b/>
      <w:bCs/>
      <w:i/>
      <w:iCs/>
      <w:color w:val="1F497D"/>
    </w:rPr>
  </w:style>
  <w:style w:type="character" w:customStyle="1" w:styleId="TtuloCar">
    <w:name w:val="Título Car"/>
    <w:rPr>
      <w:rFonts w:ascii="Cambria" w:eastAsia="Times New Roman" w:hAnsi="Cambria" w:cs="Times New Roman"/>
      <w:color w:val="4F81BD"/>
      <w:spacing w:val="-10"/>
      <w:sz w:val="56"/>
      <w:szCs w:val="56"/>
    </w:rPr>
  </w:style>
  <w:style w:type="character" w:customStyle="1" w:styleId="SubttuloCar">
    <w:name w:val="Subtítulo Car"/>
    <w:rPr>
      <w:rFonts w:ascii="Cambria" w:eastAsia="Times New Roman" w:hAnsi="Cambria" w:cs="Times New Roman"/>
      <w:sz w:val="24"/>
      <w:szCs w:val="24"/>
    </w:rPr>
  </w:style>
  <w:style w:type="character" w:styleId="Textoennegrita">
    <w:name w:val="Strong"/>
    <w:uiPriority w:val="22"/>
    <w:qFormat/>
    <w:rPr>
      <w:b/>
      <w:bCs/>
    </w:rPr>
  </w:style>
  <w:style w:type="character" w:styleId="nfasis">
    <w:name w:val="Emphasis"/>
    <w:qFormat/>
    <w:rPr>
      <w:i/>
      <w:iCs/>
    </w:rPr>
  </w:style>
  <w:style w:type="character" w:customStyle="1" w:styleId="CitaCar">
    <w:name w:val="Cita Car"/>
    <w:rPr>
      <w:i/>
      <w:iCs/>
      <w:color w:val="404040"/>
    </w:rPr>
  </w:style>
  <w:style w:type="character" w:customStyle="1" w:styleId="CitadestacadaCar">
    <w:name w:val="Cita destacada Car"/>
    <w:rPr>
      <w:rFonts w:ascii="Cambria" w:eastAsia="Times New Roman" w:hAnsi="Cambria" w:cs="Times New Roman"/>
      <w:color w:val="4F81BD"/>
      <w:sz w:val="28"/>
      <w:szCs w:val="28"/>
    </w:rPr>
  </w:style>
  <w:style w:type="character" w:styleId="nfasissutil">
    <w:name w:val="Subtle Emphasis"/>
    <w:qFormat/>
    <w:rPr>
      <w:i/>
      <w:iCs/>
      <w:color w:val="404040"/>
    </w:rPr>
  </w:style>
  <w:style w:type="character" w:styleId="nfasisintenso">
    <w:name w:val="Intense Emphasis"/>
    <w:qFormat/>
    <w:rPr>
      <w:b/>
      <w:bCs/>
      <w:i/>
      <w:iCs/>
    </w:rPr>
  </w:style>
  <w:style w:type="character" w:styleId="Referenciasutil">
    <w:name w:val="Subtle Reference"/>
    <w:qFormat/>
    <w:rPr>
      <w:smallCaps/>
      <w:color w:val="404040"/>
      <w:u w:val="single"/>
    </w:rPr>
  </w:style>
  <w:style w:type="character" w:styleId="Referenciaintensa">
    <w:name w:val="Intense Reference"/>
    <w:qFormat/>
    <w:rPr>
      <w:b/>
      <w:bCs/>
      <w:smallCaps/>
      <w:spacing w:val="5"/>
      <w:u w:val="single"/>
    </w:rPr>
  </w:style>
  <w:style w:type="character" w:styleId="Ttulodellibro">
    <w:name w:val="Book Title"/>
    <w:qFormat/>
    <w:rPr>
      <w:b/>
      <w:bCs/>
      <w:smallCaps/>
    </w:rPr>
  </w:style>
  <w:style w:type="paragraph" w:customStyle="1" w:styleId="Encabezado1">
    <w:name w:val="Encabezado1"/>
    <w:basedOn w:val="Normal"/>
    <w:next w:val="Textoindependiente"/>
    <w:pPr>
      <w:keepNext/>
      <w:spacing w:before="240"/>
    </w:pPr>
    <w:rPr>
      <w:rFonts w:ascii="Arial" w:eastAsia="Microsoft YaHei" w:hAnsi="Arial"/>
      <w:sz w:val="28"/>
      <w:szCs w:val="28"/>
    </w:rPr>
  </w:style>
  <w:style w:type="paragraph" w:styleId="Textoindependiente">
    <w:name w:val="Body Text"/>
    <w:basedOn w:val="Normal"/>
    <w:semiHidden/>
    <w:rPr>
      <w:sz w:val="28"/>
    </w:rPr>
  </w:style>
  <w:style w:type="paragraph" w:styleId="Lista">
    <w:name w:val="List"/>
    <w:basedOn w:val="Textoindependiente"/>
    <w:semiHidden/>
  </w:style>
  <w:style w:type="paragraph" w:customStyle="1" w:styleId="Etiqueta">
    <w:name w:val="Etiqueta"/>
    <w:basedOn w:val="Normal"/>
    <w:pPr>
      <w:suppressLineNumbers/>
      <w:spacing w:before="120"/>
    </w:pPr>
    <w:rPr>
      <w:i/>
      <w:iCs/>
      <w:sz w:val="24"/>
      <w:szCs w:val="24"/>
    </w:rPr>
  </w:style>
  <w:style w:type="paragraph" w:customStyle="1" w:styleId="ndice">
    <w:name w:val="Índice"/>
    <w:basedOn w:val="Normal"/>
    <w:pPr>
      <w:suppressLineNumbers/>
    </w:pPr>
  </w:style>
  <w:style w:type="paragraph" w:customStyle="1" w:styleId="Prrafodelista1">
    <w:name w:val="Párrafo de lista1"/>
    <w:basedOn w:val="Normal"/>
    <w:pPr>
      <w:ind w:left="720"/>
    </w:pPr>
  </w:style>
  <w:style w:type="paragraph" w:customStyle="1" w:styleId="Epgrafe">
    <w:name w:val="Epígrafe"/>
    <w:basedOn w:val="Normal"/>
    <w:next w:val="Normal"/>
    <w:pPr>
      <w:spacing w:line="240" w:lineRule="auto"/>
    </w:pPr>
    <w:rPr>
      <w:b/>
      <w:bCs/>
      <w:smallCaps/>
      <w:color w:val="595959"/>
      <w:spacing w:val="6"/>
    </w:rPr>
  </w:style>
  <w:style w:type="paragraph" w:customStyle="1" w:styleId="Puesto1">
    <w:name w:val="Puesto1"/>
    <w:basedOn w:val="Normal"/>
    <w:next w:val="Normal"/>
    <w:qFormat/>
    <w:pPr>
      <w:spacing w:after="0" w:line="240" w:lineRule="auto"/>
    </w:pPr>
    <w:rPr>
      <w:rFonts w:ascii="Cambria" w:hAnsi="Cambria" w:cs="Times New Roman"/>
      <w:color w:val="4F81BD"/>
      <w:spacing w:val="-10"/>
      <w:sz w:val="56"/>
      <w:szCs w:val="56"/>
    </w:rPr>
  </w:style>
  <w:style w:type="paragraph" w:styleId="Subttulo">
    <w:name w:val="Subtitle"/>
    <w:basedOn w:val="Normal"/>
    <w:next w:val="Normal"/>
    <w:qFormat/>
    <w:pPr>
      <w:spacing w:line="240" w:lineRule="auto"/>
    </w:pPr>
    <w:rPr>
      <w:rFonts w:ascii="Cambria" w:hAnsi="Cambria" w:cs="Times New Roman"/>
      <w:sz w:val="24"/>
      <w:szCs w:val="24"/>
    </w:rPr>
  </w:style>
  <w:style w:type="paragraph" w:styleId="Sinespaciado">
    <w:name w:val="No Spacing"/>
    <w:qFormat/>
    <w:pPr>
      <w:suppressAutoHyphens/>
    </w:pPr>
    <w:rPr>
      <w:rFonts w:ascii="Calibri" w:hAnsi="Calibri" w:cs="Arial"/>
      <w:lang w:eastAsia="ar-SA"/>
    </w:rPr>
  </w:style>
  <w:style w:type="paragraph" w:styleId="Cita">
    <w:name w:val="Quote"/>
    <w:basedOn w:val="Normal"/>
    <w:next w:val="Normal"/>
    <w:qFormat/>
    <w:pPr>
      <w:spacing w:before="160"/>
      <w:ind w:left="720" w:right="720"/>
    </w:pPr>
    <w:rPr>
      <w:i/>
      <w:iCs/>
      <w:color w:val="404040"/>
    </w:rPr>
  </w:style>
  <w:style w:type="paragraph" w:styleId="Citadestacada">
    <w:name w:val="Intense Quote"/>
    <w:basedOn w:val="Normal"/>
    <w:next w:val="Normal"/>
    <w:qFormat/>
    <w:pPr>
      <w:spacing w:before="280" w:line="300" w:lineRule="auto"/>
      <w:ind w:left="1224" w:right="1224"/>
    </w:pPr>
    <w:rPr>
      <w:rFonts w:ascii="Cambria" w:hAnsi="Cambria" w:cs="Times New Roman"/>
      <w:color w:val="4F81BD"/>
      <w:sz w:val="28"/>
      <w:szCs w:val="28"/>
    </w:rPr>
  </w:style>
  <w:style w:type="paragraph" w:customStyle="1" w:styleId="TtulodeTDC1">
    <w:name w:val="Título de TDC1"/>
    <w:basedOn w:val="Ttulo1"/>
    <w:next w:val="Normal"/>
    <w:qFormat/>
    <w:pPr>
      <w:numPr>
        <w:numId w:val="0"/>
      </w:numPr>
    </w:pPr>
  </w:style>
  <w:style w:type="paragraph" w:customStyle="1" w:styleId="Textodebloque1">
    <w:name w:val="Texto de bloque1"/>
    <w:basedOn w:val="Normal"/>
    <w:pPr>
      <w:spacing w:after="0" w:line="360" w:lineRule="auto"/>
      <w:ind w:left="284" w:right="162"/>
      <w:jc w:val="both"/>
    </w:pPr>
    <w:rPr>
      <w:rFonts w:ascii="Times New Roman" w:hAnsi="Times New Roman" w:cs="Times New Roman"/>
      <w:sz w:val="24"/>
      <w:lang w:val="es-ES_tradnl"/>
    </w:rPr>
  </w:style>
  <w:style w:type="paragraph" w:styleId="Textodeglobo">
    <w:name w:val="Balloon Text"/>
    <w:basedOn w:val="Normal"/>
    <w:link w:val="TextodegloboCar"/>
    <w:uiPriority w:val="99"/>
    <w:semiHidden/>
    <w:unhideWhenUsed/>
    <w:rsid w:val="00531BAA"/>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531BAA"/>
    <w:rPr>
      <w:rFonts w:ascii="Segoe UI" w:hAnsi="Segoe UI" w:cs="Segoe UI"/>
      <w:sz w:val="18"/>
      <w:szCs w:val="18"/>
      <w:lang w:eastAsia="ar-SA"/>
    </w:rPr>
  </w:style>
  <w:style w:type="paragraph" w:styleId="Prrafodelista">
    <w:name w:val="List Paragraph"/>
    <w:basedOn w:val="Normal"/>
    <w:uiPriority w:val="34"/>
    <w:qFormat/>
    <w:rsid w:val="004F5E06"/>
    <w:pPr>
      <w:ind w:left="720"/>
      <w:contextualSpacing/>
    </w:pPr>
  </w:style>
  <w:style w:type="paragraph" w:styleId="Encabezado">
    <w:name w:val="header"/>
    <w:basedOn w:val="Normal"/>
    <w:link w:val="EncabezadoCar"/>
    <w:uiPriority w:val="99"/>
    <w:unhideWhenUsed/>
    <w:rsid w:val="0016059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6059F"/>
    <w:rPr>
      <w:rFonts w:ascii="Calibri" w:hAnsi="Calibri" w:cs="Arial"/>
      <w:lang w:eastAsia="ar-SA"/>
    </w:rPr>
  </w:style>
  <w:style w:type="paragraph" w:styleId="Piedepgina">
    <w:name w:val="footer"/>
    <w:basedOn w:val="Normal"/>
    <w:link w:val="PiedepginaCar"/>
    <w:uiPriority w:val="99"/>
    <w:unhideWhenUsed/>
    <w:rsid w:val="0016059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6059F"/>
    <w:rPr>
      <w:rFonts w:ascii="Calibri" w:hAnsi="Calibri" w:cs="Arial"/>
      <w:lang w:eastAsia="ar-SA"/>
    </w:rPr>
  </w:style>
  <w:style w:type="paragraph" w:styleId="NormalWeb">
    <w:name w:val="Normal (Web)"/>
    <w:basedOn w:val="Normal"/>
    <w:uiPriority w:val="99"/>
    <w:semiHidden/>
    <w:unhideWhenUsed/>
    <w:rsid w:val="005E295E"/>
    <w:pPr>
      <w:suppressAutoHyphens w:val="0"/>
      <w:spacing w:before="100" w:beforeAutospacing="1" w:after="100" w:afterAutospacing="1" w:line="240" w:lineRule="auto"/>
    </w:pPr>
    <w:rPr>
      <w:rFonts w:ascii="Times New Roman" w:hAnsi="Times New Roman" w:cs="Times New Roman"/>
      <w:sz w:val="24"/>
      <w:szCs w:val="24"/>
      <w:lang w:eastAsia="es-ES"/>
    </w:rPr>
  </w:style>
  <w:style w:type="paragraph" w:customStyle="1" w:styleId="list-item">
    <w:name w:val="list-item"/>
    <w:basedOn w:val="Normal"/>
    <w:rsid w:val="00E0676B"/>
    <w:pPr>
      <w:suppressAutoHyphens w:val="0"/>
      <w:spacing w:before="100" w:beforeAutospacing="1" w:after="100" w:afterAutospacing="1" w:line="240" w:lineRule="auto"/>
    </w:pPr>
    <w:rPr>
      <w:rFonts w:ascii="Times New Roman" w:hAnsi="Times New Roman" w:cs="Times New Roman"/>
      <w:sz w:val="24"/>
      <w:szCs w:val="24"/>
      <w:lang w:eastAsia="es-ES"/>
    </w:rPr>
  </w:style>
  <w:style w:type="character" w:customStyle="1" w:styleId="list-text">
    <w:name w:val="list-text"/>
    <w:basedOn w:val="Fuentedeprrafopredeter"/>
    <w:rsid w:val="00E06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883414">
      <w:bodyDiv w:val="1"/>
      <w:marLeft w:val="0"/>
      <w:marRight w:val="0"/>
      <w:marTop w:val="0"/>
      <w:marBottom w:val="0"/>
      <w:divBdr>
        <w:top w:val="none" w:sz="0" w:space="0" w:color="auto"/>
        <w:left w:val="none" w:sz="0" w:space="0" w:color="auto"/>
        <w:bottom w:val="none" w:sz="0" w:space="0" w:color="auto"/>
        <w:right w:val="none" w:sz="0" w:space="0" w:color="auto"/>
      </w:divBdr>
    </w:div>
    <w:div w:id="1671255847">
      <w:bodyDiv w:val="1"/>
      <w:marLeft w:val="0"/>
      <w:marRight w:val="0"/>
      <w:marTop w:val="0"/>
      <w:marBottom w:val="0"/>
      <w:divBdr>
        <w:top w:val="none" w:sz="0" w:space="0" w:color="auto"/>
        <w:left w:val="none" w:sz="0" w:space="0" w:color="auto"/>
        <w:bottom w:val="none" w:sz="0" w:space="0" w:color="auto"/>
        <w:right w:val="none" w:sz="0" w:space="0" w:color="auto"/>
      </w:divBdr>
    </w:div>
    <w:div w:id="2016760000">
      <w:bodyDiv w:val="1"/>
      <w:marLeft w:val="0"/>
      <w:marRight w:val="0"/>
      <w:marTop w:val="0"/>
      <w:marBottom w:val="0"/>
      <w:divBdr>
        <w:top w:val="none" w:sz="0" w:space="0" w:color="auto"/>
        <w:left w:val="none" w:sz="0" w:space="0" w:color="auto"/>
        <w:bottom w:val="none" w:sz="0" w:space="0" w:color="auto"/>
        <w:right w:val="none" w:sz="0" w:space="0" w:color="auto"/>
      </w:divBdr>
      <w:divsChild>
        <w:div w:id="877354159">
          <w:marLeft w:val="0"/>
          <w:marRight w:val="0"/>
          <w:marTop w:val="0"/>
          <w:marBottom w:val="0"/>
          <w:divBdr>
            <w:top w:val="none" w:sz="0" w:space="0" w:color="auto"/>
            <w:left w:val="none" w:sz="0" w:space="0" w:color="auto"/>
            <w:bottom w:val="none" w:sz="0" w:space="0" w:color="auto"/>
            <w:right w:val="none" w:sz="0" w:space="0" w:color="auto"/>
          </w:divBdr>
        </w:div>
        <w:div w:id="1309162798">
          <w:marLeft w:val="0"/>
          <w:marRight w:val="0"/>
          <w:marTop w:val="0"/>
          <w:marBottom w:val="0"/>
          <w:divBdr>
            <w:top w:val="none" w:sz="0" w:space="0" w:color="auto"/>
            <w:left w:val="none" w:sz="0" w:space="0" w:color="auto"/>
            <w:bottom w:val="none" w:sz="0" w:space="0" w:color="auto"/>
            <w:right w:val="none" w:sz="0" w:space="0" w:color="auto"/>
          </w:divBdr>
        </w:div>
        <w:div w:id="595136456">
          <w:marLeft w:val="0"/>
          <w:marRight w:val="0"/>
          <w:marTop w:val="0"/>
          <w:marBottom w:val="0"/>
          <w:divBdr>
            <w:top w:val="none" w:sz="0" w:space="0" w:color="auto"/>
            <w:left w:val="none" w:sz="0" w:space="0" w:color="auto"/>
            <w:bottom w:val="none" w:sz="0" w:space="0" w:color="auto"/>
            <w:right w:val="none" w:sz="0" w:space="0" w:color="auto"/>
          </w:divBdr>
        </w:div>
        <w:div w:id="183910302">
          <w:marLeft w:val="0"/>
          <w:marRight w:val="0"/>
          <w:marTop w:val="0"/>
          <w:marBottom w:val="0"/>
          <w:divBdr>
            <w:top w:val="none" w:sz="0" w:space="0" w:color="auto"/>
            <w:left w:val="none" w:sz="0" w:space="0" w:color="auto"/>
            <w:bottom w:val="none" w:sz="0" w:space="0" w:color="auto"/>
            <w:right w:val="none" w:sz="0" w:space="0" w:color="auto"/>
          </w:divBdr>
        </w:div>
        <w:div w:id="6197972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07T19:56:07.733"/>
    </inkml:context>
    <inkml:brush xml:id="br0">
      <inkml:brushProperty name="width" value="0.05" units="cm"/>
      <inkml:brushProperty name="height" value="0.05" units="cm"/>
    </inkml:brush>
  </inkml:definitions>
  <inkml:trace contextRef="#ctx0" brushRef="#br0">748 1522 24575,'11'3'0,"7"-1"0,9-2 0,3 0 0,-3 0 0,-5 0 0,-6 0 0,-2 3 0,-6-3 0,1 3 0,-5-3 0,5 0 0,3 0 0,9 0 0,5 0 0,3 0 0,-3 0 0,-6 0 0,-6 0 0,-3 0 0,-1 0 0,4-3 0,5-3 0,7-4 0,8-7 0,5-10 0,7-17 0,4-27 0,-24 21 0,-2-6 0,1-15 0,-4-6 0,-1-11 0,-3-2 0,-4-3 0,-4 1 0,-2 9 0,-2 4 0,-3 16 0,-1 8 0,-2-4 0,-10 63 0,-2 46 0,1 27 0,-1-5 0,-1 8 0,1 5-649,1 0 0,1 6 0,0 3 1,1 2 648,2-10 0,0 3 0,1 1 0,1 0 0,0-1 0,1-2 0,1 0 0,0 0 0,1-2 0,1 0 0,-1 12 0,2-1 0,0-3 0,0-4-55,0 6 1,2-4 0,-1-8 54,0 6 0,0-11 0,0 16 0,0-48 0,0-32 0,-2-40 2571,-1-53-2571,2 20 0,0-5 93,0-15 1,0-3-94,1-3 0,0 1 0,1 6 0,-1 2 0,2 6 0,1 3 0,2 11 0,0 4 0,8-26 0,2 26 0,-1 23 0,1 16 0,6 7 0,11 5 0,12 3 0,11-1 0,3-14 0,2-22 0,-3-19 0,-8-8 0,-7 10 0,-11 19 0,-9 17 0,-2 11 0,0 8 0,4 6 0,-1 6 0,0 3 0,1-4 0,3-7 0,10-4 0,5-4 0,0 0 0,-6-1 0,-6-1 0,-2-4 0,7-13 0,14-26 0,-13 4 0,0-8 0,10-20 0,0-9 0,-11 13 0,-1-5 0,-3-2-361,1-11 0,-4-3 0,-2-1 361,-4-3 0,-4 0 0,-3 1 0,-5 8 0,-3 0 0,-5 5 0,-6-19 0,-9 10 0,-7 24 0,-8 12 0,-38 8 0,-5 74 0,37 23 0,9 20 0,9 1 0,5 10 0,3 5-472,1-12 0,2 5 1,2 1-1,1 1 472,1 8 0,2 2 0,2-1 0,1-1 0,0-7 0,1 0 0,1-2 0,0-4 259,3 9 0,0-4 1,1-5-260,5 13 0,-1-10 0,5 10 0,-10-53 0,-3-47 0,-5-58 0,2 2 0,1-9 0,0 7 0,1-5 0,0-3 329,1-11 1,0-4 0,-1 0-330,0-5 0,-1 0 0,-4 1 0,-6 3 0,-4 1 0,-8 4 0,-8 5 0,-8 4 0,-10 7 0,-18 6 0,-12 8 0,-7 9 0,11 16 0,-5 5 0,-4 7 0,0 6-356,-7 6 1,-2 9 0,0 5 0,1 4 355,1 5 0,0 5 0,3 4 0,3 3 0,-12 12 0,5 5 0,6 0 0,13-4 0,5 0 0,6-3 0,0 2 0,10-5 0,5 4 0,106-43 0,-9-7 0,13-5 0,8 0 0,8-1 0,8 0 0,6-1 0,4 1-559,-15 3 0,4 0 0,3 0 0,2 0 0,2 2 0,1 0 559,-3 1 0,2 1 0,1 1 0,2 0 0,0 2 0,0 1 0,-2 1 0,-1 2 0,1 1 0,0 1 0,-1 2 0,-1 1 0,-2 1 0,-2 2 0,4 2 0,-1 1 0,-2 1 0,-2 2 0,-3 3 0,-4 2 87,-2 3 1,-1 1-1,-4 4 1,-6 2-1,-7 3-87,10 16 0,-10 5 0,-15 5-162,-9 23 1,-32 6 161,-35-18 0,-25 1 0,-15-2 0,1-14 0,-13-1 0,-9-2 0,-6-1 0,-2 0-523,21-12 1,-3-1-1,-3 0 1,-2-1 0,-3 0-1,0 0 1,-2-1-1,-1-1 523,2 0 0,-3-1 0,-1-1 0,-1 0 0,-1 0 0,-1-1 0,0-1 0,1 0 0,1 0 0,2-2 0,-1-1 0,-1 0 0,1 0 0,0-1 0,1-1 0,1 0 0,2-1 0,1-1 0,-11 3 0,2-2 0,0-1 0,3 0 0,1-1 0,3-1 0,2 0 416,-13 4 1,2-2 0,4 0-1,4-2 1,6 0-417,-15 4 0,8-2 0,9-2 148,1 1 1,13-3 0,2 0 0,49-13-1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1173</Words>
  <Characters>6455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cp:lastModifiedBy>Microsoft Office User</cp:lastModifiedBy>
  <cp:revision>6</cp:revision>
  <cp:lastPrinted>2020-12-28T10:36:00Z</cp:lastPrinted>
  <dcterms:created xsi:type="dcterms:W3CDTF">2022-04-01T06:57:00Z</dcterms:created>
  <dcterms:modified xsi:type="dcterms:W3CDTF">2022-09-07T20:34:00Z</dcterms:modified>
</cp:coreProperties>
</file>